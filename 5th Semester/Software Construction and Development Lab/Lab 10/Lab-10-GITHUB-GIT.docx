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98E257" w14:textId="77777777" w:rsidR="00F83FC2" w:rsidRDefault="00F83FC2" w:rsidP="003C399F">
      <w:pPr>
        <w:spacing w:line="360" w:lineRule="auto"/>
      </w:pPr>
    </w:p>
    <w:p w14:paraId="242FF607" w14:textId="77777777" w:rsidR="00883078" w:rsidRPr="00435748" w:rsidRDefault="00883078" w:rsidP="003C399F">
      <w:pPr>
        <w:spacing w:after="0" w:line="360" w:lineRule="auto"/>
        <w:ind w:right="3"/>
        <w:jc w:val="center"/>
        <w:rPr>
          <w:b/>
          <w:sz w:val="24"/>
          <w:szCs w:val="28"/>
        </w:rPr>
      </w:pPr>
      <w:bookmarkStart w:id="0" w:name="_v7fvm79z8oq9" w:colFirst="0" w:colLast="0"/>
      <w:bookmarkEnd w:id="0"/>
      <w:r w:rsidRPr="00435748">
        <w:rPr>
          <w:noProof/>
          <w:sz w:val="20"/>
        </w:rPr>
        <w:drawing>
          <wp:anchor distT="0" distB="0" distL="114300" distR="114300" simplePos="0" relativeHeight="251660288" behindDoc="0" locked="0" layoutInCell="1" hidden="0" allowOverlap="1" wp14:anchorId="77F8B032" wp14:editId="1A8C60CF">
            <wp:simplePos x="0" y="0"/>
            <wp:positionH relativeFrom="column">
              <wp:posOffset>-284480</wp:posOffset>
            </wp:positionH>
            <wp:positionV relativeFrom="paragraph">
              <wp:posOffset>157594</wp:posOffset>
            </wp:positionV>
            <wp:extent cx="657225" cy="285750"/>
            <wp:effectExtent l="0" t="0" r="0" b="0"/>
            <wp:wrapSquare wrapText="bothSides" distT="0" distB="0" distL="114300" distR="114300"/>
            <wp:docPr id="5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657225" cy="285750"/>
                    </a:xfrm>
                    <a:prstGeom prst="rect">
                      <a:avLst/>
                    </a:prstGeom>
                    <a:ln/>
                  </pic:spPr>
                </pic:pic>
              </a:graphicData>
            </a:graphic>
          </wp:anchor>
        </w:drawing>
      </w:r>
      <w:r w:rsidRPr="00435748">
        <w:rPr>
          <w:noProof/>
          <w:sz w:val="20"/>
        </w:rPr>
        <mc:AlternateContent>
          <mc:Choice Requires="wpg">
            <w:drawing>
              <wp:anchor distT="0" distB="0" distL="114300" distR="114300" simplePos="0" relativeHeight="251659264" behindDoc="0" locked="0" layoutInCell="1" hidden="0" allowOverlap="1" wp14:anchorId="166A9562" wp14:editId="11F17C37">
                <wp:simplePos x="0" y="0"/>
                <wp:positionH relativeFrom="column">
                  <wp:posOffset>5816600</wp:posOffset>
                </wp:positionH>
                <wp:positionV relativeFrom="paragraph">
                  <wp:posOffset>245</wp:posOffset>
                </wp:positionV>
                <wp:extent cx="833438" cy="342900"/>
                <wp:effectExtent l="0" t="0" r="0" b="0"/>
                <wp:wrapSquare wrapText="bothSides" distT="0" distB="0" distL="114300" distR="114300"/>
                <wp:docPr id="99" name="Group 99"/>
                <wp:cNvGraphicFramePr/>
                <a:graphic xmlns:a="http://schemas.openxmlformats.org/drawingml/2006/main">
                  <a:graphicData uri="http://schemas.microsoft.com/office/word/2010/wordprocessingGroup">
                    <wpg:wgp>
                      <wpg:cNvGrpSpPr/>
                      <wpg:grpSpPr>
                        <a:xfrm>
                          <a:off x="0" y="0"/>
                          <a:ext cx="833438" cy="342900"/>
                          <a:chOff x="5025317" y="3608250"/>
                          <a:chExt cx="641367" cy="343500"/>
                        </a:xfrm>
                      </wpg:grpSpPr>
                      <wpg:grpSp>
                        <wpg:cNvPr id="100" name="Group 100"/>
                        <wpg:cNvGrpSpPr/>
                        <wpg:grpSpPr>
                          <a:xfrm>
                            <a:off x="5025317" y="3608250"/>
                            <a:ext cx="641367" cy="343500"/>
                            <a:chOff x="0" y="0"/>
                            <a:chExt cx="641367" cy="343500"/>
                          </a:xfrm>
                        </wpg:grpSpPr>
                        <wps:wsp>
                          <wps:cNvPr id="101" name="Rectangle 101"/>
                          <wps:cNvSpPr/>
                          <wps:spPr>
                            <a:xfrm>
                              <a:off x="0" y="0"/>
                              <a:ext cx="641350" cy="343500"/>
                            </a:xfrm>
                            <a:prstGeom prst="rect">
                              <a:avLst/>
                            </a:prstGeom>
                            <a:noFill/>
                            <a:ln>
                              <a:noFill/>
                            </a:ln>
                          </wps:spPr>
                          <wps:txbx>
                            <w:txbxContent>
                              <w:p w14:paraId="1BC2EA07" w14:textId="77777777" w:rsidR="00883078" w:rsidRDefault="00883078" w:rsidP="00883078">
                                <w:pPr>
                                  <w:spacing w:after="0" w:line="240" w:lineRule="auto"/>
                                  <w:textDirection w:val="btLr"/>
                                </w:pPr>
                              </w:p>
                            </w:txbxContent>
                          </wps:txbx>
                          <wps:bodyPr spcFirstLastPara="1" wrap="square" lIns="91425" tIns="91425" rIns="91425" bIns="91425" anchor="ctr" anchorCtr="0">
                            <a:noAutofit/>
                          </wps:bodyPr>
                        </wps:wsp>
                        <wps:wsp>
                          <wps:cNvPr id="102" name="Freeform 4"/>
                          <wps:cNvSpPr/>
                          <wps:spPr>
                            <a:xfrm>
                              <a:off x="264691" y="0"/>
                              <a:ext cx="90894" cy="74313"/>
                            </a:xfrm>
                            <a:custGeom>
                              <a:avLst/>
                              <a:gdLst/>
                              <a:ahLst/>
                              <a:cxnLst/>
                              <a:rect l="l" t="t" r="r" b="b"/>
                              <a:pathLst>
                                <a:path w="90894" h="74313" extrusionOk="0">
                                  <a:moveTo>
                                    <a:pt x="45450" y="0"/>
                                  </a:moveTo>
                                  <a:lnTo>
                                    <a:pt x="56355" y="28066"/>
                                  </a:lnTo>
                                  <a:lnTo>
                                    <a:pt x="90894" y="28066"/>
                                  </a:lnTo>
                                  <a:lnTo>
                                    <a:pt x="62536" y="45611"/>
                                  </a:lnTo>
                                  <a:lnTo>
                                    <a:pt x="73447" y="74313"/>
                                  </a:lnTo>
                                  <a:lnTo>
                                    <a:pt x="45450" y="56773"/>
                                  </a:lnTo>
                                  <a:lnTo>
                                    <a:pt x="17816" y="74313"/>
                                  </a:lnTo>
                                  <a:lnTo>
                                    <a:pt x="27997" y="45611"/>
                                  </a:lnTo>
                                  <a:lnTo>
                                    <a:pt x="0" y="28066"/>
                                  </a:lnTo>
                                  <a:lnTo>
                                    <a:pt x="34540" y="28066"/>
                                  </a:lnTo>
                                  <a:lnTo>
                                    <a:pt x="45450" y="0"/>
                                  </a:lnTo>
                                  <a:close/>
                                </a:path>
                              </a:pathLst>
                            </a:custGeom>
                            <a:solidFill>
                              <a:srgbClr val="999999"/>
                            </a:solidFill>
                            <a:ln>
                              <a:noFill/>
                            </a:ln>
                          </wps:spPr>
                          <wps:bodyPr spcFirstLastPara="1" wrap="square" lIns="91425" tIns="91425" rIns="91425" bIns="91425" anchor="ctr" anchorCtr="0">
                            <a:noAutofit/>
                          </wps:bodyPr>
                        </wps:wsp>
                        <wps:wsp>
                          <wps:cNvPr id="103" name="Freeform 5"/>
                          <wps:cNvSpPr/>
                          <wps:spPr>
                            <a:xfrm>
                              <a:off x="264691" y="0"/>
                              <a:ext cx="90894" cy="74313"/>
                            </a:xfrm>
                            <a:custGeom>
                              <a:avLst/>
                              <a:gdLst/>
                              <a:ahLst/>
                              <a:cxnLst/>
                              <a:rect l="l" t="t" r="r" b="b"/>
                              <a:pathLst>
                                <a:path w="90894" h="74313" extrusionOk="0">
                                  <a:moveTo>
                                    <a:pt x="0" y="28066"/>
                                  </a:moveTo>
                                  <a:lnTo>
                                    <a:pt x="34540" y="28066"/>
                                  </a:lnTo>
                                  <a:lnTo>
                                    <a:pt x="45450" y="0"/>
                                  </a:lnTo>
                                  <a:lnTo>
                                    <a:pt x="56355" y="28066"/>
                                  </a:lnTo>
                                  <a:lnTo>
                                    <a:pt x="90894" y="28066"/>
                                  </a:lnTo>
                                  <a:lnTo>
                                    <a:pt x="62536" y="45611"/>
                                  </a:lnTo>
                                  <a:lnTo>
                                    <a:pt x="73447" y="74313"/>
                                  </a:lnTo>
                                  <a:lnTo>
                                    <a:pt x="45450" y="56773"/>
                                  </a:lnTo>
                                  <a:lnTo>
                                    <a:pt x="17816" y="74313"/>
                                  </a:lnTo>
                                  <a:lnTo>
                                    <a:pt x="27997" y="45611"/>
                                  </a:lnTo>
                                  <a:lnTo>
                                    <a:pt x="0" y="2806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104" name="Freeform 6"/>
                          <wps:cNvSpPr/>
                          <wps:spPr>
                            <a:xfrm>
                              <a:off x="399660" y="270058"/>
                              <a:ext cx="17738" cy="18584"/>
                            </a:xfrm>
                            <a:custGeom>
                              <a:avLst/>
                              <a:gdLst/>
                              <a:ahLst/>
                              <a:cxnLst/>
                              <a:rect l="l" t="t" r="r" b="b"/>
                              <a:pathLst>
                                <a:path w="17738" h="18584" extrusionOk="0">
                                  <a:moveTo>
                                    <a:pt x="0" y="0"/>
                                  </a:moveTo>
                                  <a:lnTo>
                                    <a:pt x="17738" y="18584"/>
                                  </a:lnTo>
                                  <a:lnTo>
                                    <a:pt x="17007" y="18264"/>
                                  </a:lnTo>
                                  <a:lnTo>
                                    <a:pt x="16645" y="17628"/>
                                  </a:lnTo>
                                  <a:lnTo>
                                    <a:pt x="15922" y="17308"/>
                                  </a:lnTo>
                                  <a:lnTo>
                                    <a:pt x="0" y="0"/>
                                  </a:lnTo>
                                  <a:close/>
                                </a:path>
                              </a:pathLst>
                            </a:custGeom>
                            <a:solidFill>
                              <a:srgbClr val="000000"/>
                            </a:solidFill>
                            <a:ln>
                              <a:noFill/>
                            </a:ln>
                          </wps:spPr>
                          <wps:bodyPr spcFirstLastPara="1" wrap="square" lIns="91425" tIns="91425" rIns="91425" bIns="91425" anchor="ctr" anchorCtr="0">
                            <a:noAutofit/>
                          </wps:bodyPr>
                        </wps:wsp>
                        <wps:wsp>
                          <wps:cNvPr id="105" name="Freeform 7"/>
                          <wps:cNvSpPr/>
                          <wps:spPr>
                            <a:xfrm>
                              <a:off x="391003" y="260647"/>
                              <a:ext cx="8658" cy="9411"/>
                            </a:xfrm>
                            <a:custGeom>
                              <a:avLst/>
                              <a:gdLst/>
                              <a:ahLst/>
                              <a:cxnLst/>
                              <a:rect l="l" t="t" r="r" b="b"/>
                              <a:pathLst>
                                <a:path w="8658" h="9411" extrusionOk="0">
                                  <a:moveTo>
                                    <a:pt x="0" y="0"/>
                                  </a:moveTo>
                                  <a:lnTo>
                                    <a:pt x="8658" y="9411"/>
                                  </a:lnTo>
                                  <a:lnTo>
                                    <a:pt x="214" y="565"/>
                                  </a:lnTo>
                                  <a:lnTo>
                                    <a:pt x="0" y="0"/>
                                  </a:lnTo>
                                  <a:close/>
                                </a:path>
                              </a:pathLst>
                            </a:custGeom>
                            <a:solidFill>
                              <a:srgbClr val="000000"/>
                            </a:solidFill>
                            <a:ln>
                              <a:noFill/>
                            </a:ln>
                          </wps:spPr>
                          <wps:bodyPr spcFirstLastPara="1" wrap="square" lIns="91425" tIns="91425" rIns="91425" bIns="91425" anchor="ctr" anchorCtr="0">
                            <a:noAutofit/>
                          </wps:bodyPr>
                        </wps:wsp>
                        <wps:wsp>
                          <wps:cNvPr id="106" name="Freeform 8"/>
                          <wps:cNvSpPr/>
                          <wps:spPr>
                            <a:xfrm>
                              <a:off x="389763" y="259300"/>
                              <a:ext cx="1239" cy="1348"/>
                            </a:xfrm>
                            <a:custGeom>
                              <a:avLst/>
                              <a:gdLst/>
                              <a:ahLst/>
                              <a:cxnLst/>
                              <a:rect l="l" t="t" r="r" b="b"/>
                              <a:pathLst>
                                <a:path w="1239" h="1348" extrusionOk="0">
                                  <a:moveTo>
                                    <a:pt x="0" y="0"/>
                                  </a:moveTo>
                                  <a:lnTo>
                                    <a:pt x="729" y="320"/>
                                  </a:lnTo>
                                  <a:lnTo>
                                    <a:pt x="1091" y="956"/>
                                  </a:lnTo>
                                  <a:lnTo>
                                    <a:pt x="1239" y="1348"/>
                                  </a:lnTo>
                                  <a:lnTo>
                                    <a:pt x="0" y="0"/>
                                  </a:lnTo>
                                  <a:close/>
                                </a:path>
                              </a:pathLst>
                            </a:custGeom>
                            <a:solidFill>
                              <a:srgbClr val="000000"/>
                            </a:solidFill>
                            <a:ln>
                              <a:noFill/>
                            </a:ln>
                          </wps:spPr>
                          <wps:bodyPr spcFirstLastPara="1" wrap="square" lIns="91425" tIns="91425" rIns="91425" bIns="91425" anchor="ctr" anchorCtr="0">
                            <a:noAutofit/>
                          </wps:bodyPr>
                        </wps:wsp>
                        <wps:wsp>
                          <wps:cNvPr id="107" name="Freeform 9"/>
                          <wps:cNvSpPr/>
                          <wps:spPr>
                            <a:xfrm>
                              <a:off x="331594" y="297252"/>
                              <a:ext cx="984" cy="1071"/>
                            </a:xfrm>
                            <a:custGeom>
                              <a:avLst/>
                              <a:gdLst/>
                              <a:ahLst/>
                              <a:cxnLst/>
                              <a:rect l="l" t="t" r="r" b="b"/>
                              <a:pathLst>
                                <a:path w="984" h="1071" extrusionOk="0">
                                  <a:moveTo>
                                    <a:pt x="0" y="0"/>
                                  </a:moveTo>
                                  <a:lnTo>
                                    <a:pt x="984" y="1071"/>
                                  </a:lnTo>
                                  <a:lnTo>
                                    <a:pt x="724" y="956"/>
                                  </a:lnTo>
                                  <a:lnTo>
                                    <a:pt x="0" y="0"/>
                                  </a:lnTo>
                                  <a:close/>
                                </a:path>
                              </a:pathLst>
                            </a:custGeom>
                            <a:solidFill>
                              <a:srgbClr val="000000"/>
                            </a:solidFill>
                            <a:ln>
                              <a:noFill/>
                            </a:ln>
                          </wps:spPr>
                          <wps:bodyPr spcFirstLastPara="1" wrap="square" lIns="91425" tIns="91425" rIns="91425" bIns="91425" anchor="ctr" anchorCtr="0">
                            <a:noAutofit/>
                          </wps:bodyPr>
                        </wps:wsp>
                        <wps:wsp>
                          <wps:cNvPr id="108" name="Freeform 10"/>
                          <wps:cNvSpPr/>
                          <wps:spPr>
                            <a:xfrm>
                              <a:off x="332578" y="134911"/>
                              <a:ext cx="213890" cy="208589"/>
                            </a:xfrm>
                            <a:custGeom>
                              <a:avLst/>
                              <a:gdLst/>
                              <a:ahLst/>
                              <a:cxnLst/>
                              <a:rect l="l" t="t" r="r" b="b"/>
                              <a:pathLst>
                                <a:path w="213890" h="208589" extrusionOk="0">
                                  <a:moveTo>
                                    <a:pt x="188077" y="0"/>
                                  </a:moveTo>
                                  <a:lnTo>
                                    <a:pt x="213890" y="28387"/>
                                  </a:lnTo>
                                  <a:lnTo>
                                    <a:pt x="213890" y="203167"/>
                                  </a:lnTo>
                                  <a:lnTo>
                                    <a:pt x="151722" y="203167"/>
                                  </a:lnTo>
                                  <a:lnTo>
                                    <a:pt x="136813" y="186582"/>
                                  </a:lnTo>
                                  <a:lnTo>
                                    <a:pt x="136451" y="186901"/>
                                  </a:lnTo>
                                  <a:lnTo>
                                    <a:pt x="135359" y="187858"/>
                                  </a:lnTo>
                                  <a:lnTo>
                                    <a:pt x="134268" y="188814"/>
                                  </a:lnTo>
                                  <a:lnTo>
                                    <a:pt x="133176" y="189452"/>
                                  </a:lnTo>
                                  <a:lnTo>
                                    <a:pt x="132085" y="190409"/>
                                  </a:lnTo>
                                  <a:lnTo>
                                    <a:pt x="130994" y="191366"/>
                                  </a:lnTo>
                                  <a:lnTo>
                                    <a:pt x="130270" y="192323"/>
                                  </a:lnTo>
                                  <a:lnTo>
                                    <a:pt x="129177" y="193279"/>
                                  </a:lnTo>
                                  <a:lnTo>
                                    <a:pt x="128086" y="193599"/>
                                  </a:lnTo>
                                  <a:lnTo>
                                    <a:pt x="126995" y="194555"/>
                                  </a:lnTo>
                                  <a:lnTo>
                                    <a:pt x="125903" y="195512"/>
                                  </a:lnTo>
                                  <a:lnTo>
                                    <a:pt x="124812" y="195831"/>
                                  </a:lnTo>
                                  <a:lnTo>
                                    <a:pt x="124088" y="196788"/>
                                  </a:lnTo>
                                  <a:lnTo>
                                    <a:pt x="122996" y="197426"/>
                                  </a:lnTo>
                                  <a:lnTo>
                                    <a:pt x="121904" y="198064"/>
                                  </a:lnTo>
                                  <a:lnTo>
                                    <a:pt x="120813" y="198701"/>
                                  </a:lnTo>
                                  <a:lnTo>
                                    <a:pt x="119721" y="199020"/>
                                  </a:lnTo>
                                  <a:lnTo>
                                    <a:pt x="118635" y="199977"/>
                                  </a:lnTo>
                                  <a:lnTo>
                                    <a:pt x="117176" y="200615"/>
                                  </a:lnTo>
                                  <a:lnTo>
                                    <a:pt x="116091" y="200934"/>
                                  </a:lnTo>
                                  <a:lnTo>
                                    <a:pt x="114998" y="201253"/>
                                  </a:lnTo>
                                  <a:lnTo>
                                    <a:pt x="114269" y="201891"/>
                                  </a:lnTo>
                                  <a:lnTo>
                                    <a:pt x="112454" y="202848"/>
                                  </a:lnTo>
                                  <a:lnTo>
                                    <a:pt x="111362" y="203167"/>
                                  </a:lnTo>
                                  <a:lnTo>
                                    <a:pt x="110632" y="203805"/>
                                  </a:lnTo>
                                  <a:lnTo>
                                    <a:pt x="108817" y="204123"/>
                                  </a:lnTo>
                                  <a:lnTo>
                                    <a:pt x="107725" y="204123"/>
                                  </a:lnTo>
                                  <a:lnTo>
                                    <a:pt x="106272" y="204442"/>
                                  </a:lnTo>
                                  <a:lnTo>
                                    <a:pt x="105180" y="205081"/>
                                  </a:lnTo>
                                  <a:lnTo>
                                    <a:pt x="103727" y="205399"/>
                                  </a:lnTo>
                                  <a:lnTo>
                                    <a:pt x="102635" y="206037"/>
                                  </a:lnTo>
                                  <a:lnTo>
                                    <a:pt x="101181" y="206037"/>
                                  </a:lnTo>
                                  <a:lnTo>
                                    <a:pt x="100090" y="206356"/>
                                  </a:lnTo>
                                  <a:lnTo>
                                    <a:pt x="98637" y="206994"/>
                                  </a:lnTo>
                                  <a:lnTo>
                                    <a:pt x="97544" y="206994"/>
                                  </a:lnTo>
                                  <a:lnTo>
                                    <a:pt x="96091" y="207313"/>
                                  </a:lnTo>
                                  <a:lnTo>
                                    <a:pt x="94638" y="207313"/>
                                  </a:lnTo>
                                  <a:lnTo>
                                    <a:pt x="93546" y="207632"/>
                                  </a:lnTo>
                                  <a:lnTo>
                                    <a:pt x="91725" y="207632"/>
                                  </a:lnTo>
                                  <a:lnTo>
                                    <a:pt x="90271" y="208270"/>
                                  </a:lnTo>
                                  <a:lnTo>
                                    <a:pt x="88818" y="208270"/>
                                  </a:lnTo>
                                  <a:lnTo>
                                    <a:pt x="87364" y="208270"/>
                                  </a:lnTo>
                                  <a:lnTo>
                                    <a:pt x="86273" y="208270"/>
                                  </a:lnTo>
                                  <a:lnTo>
                                    <a:pt x="84820" y="208589"/>
                                  </a:lnTo>
                                  <a:lnTo>
                                    <a:pt x="83003" y="208589"/>
                                  </a:lnTo>
                                  <a:lnTo>
                                    <a:pt x="81545" y="208589"/>
                                  </a:lnTo>
                                  <a:lnTo>
                                    <a:pt x="80091" y="208589"/>
                                  </a:lnTo>
                                  <a:lnTo>
                                    <a:pt x="78276" y="208589"/>
                                  </a:lnTo>
                                  <a:lnTo>
                                    <a:pt x="77546" y="208589"/>
                                  </a:lnTo>
                                  <a:lnTo>
                                    <a:pt x="76454" y="208589"/>
                                  </a:lnTo>
                                  <a:lnTo>
                                    <a:pt x="75001" y="208589"/>
                                  </a:lnTo>
                                  <a:lnTo>
                                    <a:pt x="73909" y="208589"/>
                                  </a:lnTo>
                                  <a:lnTo>
                                    <a:pt x="72823" y="208589"/>
                                  </a:lnTo>
                                  <a:lnTo>
                                    <a:pt x="71732" y="208270"/>
                                  </a:lnTo>
                                  <a:lnTo>
                                    <a:pt x="70640" y="208270"/>
                                  </a:lnTo>
                                  <a:lnTo>
                                    <a:pt x="69548" y="208270"/>
                                  </a:lnTo>
                                  <a:lnTo>
                                    <a:pt x="68095" y="208270"/>
                                  </a:lnTo>
                                  <a:lnTo>
                                    <a:pt x="67004" y="208270"/>
                                  </a:lnTo>
                                  <a:lnTo>
                                    <a:pt x="65912" y="207632"/>
                                  </a:lnTo>
                                  <a:lnTo>
                                    <a:pt x="65188" y="207632"/>
                                  </a:lnTo>
                                  <a:lnTo>
                                    <a:pt x="64096" y="207632"/>
                                  </a:lnTo>
                                  <a:lnTo>
                                    <a:pt x="63005" y="207632"/>
                                  </a:lnTo>
                                  <a:lnTo>
                                    <a:pt x="61913" y="207313"/>
                                  </a:lnTo>
                                  <a:lnTo>
                                    <a:pt x="60822" y="207313"/>
                                  </a:lnTo>
                                  <a:lnTo>
                                    <a:pt x="59730" y="206994"/>
                                  </a:lnTo>
                                  <a:lnTo>
                                    <a:pt x="58638" y="206994"/>
                                  </a:lnTo>
                                  <a:lnTo>
                                    <a:pt x="57914" y="206994"/>
                                  </a:lnTo>
                                  <a:lnTo>
                                    <a:pt x="56823" y="206356"/>
                                  </a:lnTo>
                                  <a:lnTo>
                                    <a:pt x="55731" y="206356"/>
                                  </a:lnTo>
                                  <a:lnTo>
                                    <a:pt x="54640" y="206037"/>
                                  </a:lnTo>
                                  <a:lnTo>
                                    <a:pt x="53549" y="206037"/>
                                  </a:lnTo>
                                  <a:lnTo>
                                    <a:pt x="53187" y="205399"/>
                                  </a:lnTo>
                                  <a:lnTo>
                                    <a:pt x="52094" y="205399"/>
                                  </a:lnTo>
                                  <a:lnTo>
                                    <a:pt x="51003" y="205081"/>
                                  </a:lnTo>
                                  <a:lnTo>
                                    <a:pt x="49917" y="204442"/>
                                  </a:lnTo>
                                  <a:lnTo>
                                    <a:pt x="48826" y="204442"/>
                                  </a:lnTo>
                                  <a:lnTo>
                                    <a:pt x="48096" y="204123"/>
                                  </a:lnTo>
                                  <a:lnTo>
                                    <a:pt x="47372" y="203805"/>
                                  </a:lnTo>
                                  <a:lnTo>
                                    <a:pt x="46281" y="203805"/>
                                  </a:lnTo>
                                  <a:lnTo>
                                    <a:pt x="45551" y="203167"/>
                                  </a:lnTo>
                                  <a:lnTo>
                                    <a:pt x="44459" y="202848"/>
                                  </a:lnTo>
                                  <a:lnTo>
                                    <a:pt x="43735" y="202210"/>
                                  </a:lnTo>
                                  <a:lnTo>
                                    <a:pt x="42644" y="202210"/>
                                  </a:lnTo>
                                  <a:lnTo>
                                    <a:pt x="41914" y="201891"/>
                                  </a:lnTo>
                                  <a:lnTo>
                                    <a:pt x="40823" y="201253"/>
                                  </a:lnTo>
                                  <a:lnTo>
                                    <a:pt x="40099" y="200934"/>
                                  </a:lnTo>
                                  <a:lnTo>
                                    <a:pt x="39008" y="200615"/>
                                  </a:lnTo>
                                  <a:lnTo>
                                    <a:pt x="38646" y="199977"/>
                                  </a:lnTo>
                                  <a:lnTo>
                                    <a:pt x="37554" y="199659"/>
                                  </a:lnTo>
                                  <a:lnTo>
                                    <a:pt x="36462" y="199020"/>
                                  </a:lnTo>
                                  <a:lnTo>
                                    <a:pt x="36100" y="198701"/>
                                  </a:lnTo>
                                  <a:lnTo>
                                    <a:pt x="35009" y="198064"/>
                                  </a:lnTo>
                                  <a:lnTo>
                                    <a:pt x="34647" y="197745"/>
                                  </a:lnTo>
                                  <a:lnTo>
                                    <a:pt x="33555" y="197426"/>
                                  </a:lnTo>
                                  <a:lnTo>
                                    <a:pt x="32826" y="196788"/>
                                  </a:lnTo>
                                  <a:lnTo>
                                    <a:pt x="32464" y="196469"/>
                                  </a:lnTo>
                                  <a:lnTo>
                                    <a:pt x="31372" y="195831"/>
                                  </a:lnTo>
                                  <a:lnTo>
                                    <a:pt x="31010" y="195512"/>
                                  </a:lnTo>
                                  <a:lnTo>
                                    <a:pt x="29918" y="195193"/>
                                  </a:lnTo>
                                  <a:lnTo>
                                    <a:pt x="29189" y="194555"/>
                                  </a:lnTo>
                                  <a:lnTo>
                                    <a:pt x="28827" y="194236"/>
                                  </a:lnTo>
                                  <a:lnTo>
                                    <a:pt x="27736" y="193279"/>
                                  </a:lnTo>
                                  <a:lnTo>
                                    <a:pt x="27374" y="192642"/>
                                  </a:lnTo>
                                  <a:lnTo>
                                    <a:pt x="26644" y="192323"/>
                                  </a:lnTo>
                                  <a:lnTo>
                                    <a:pt x="26282" y="192004"/>
                                  </a:lnTo>
                                  <a:lnTo>
                                    <a:pt x="25190" y="191047"/>
                                  </a:lnTo>
                                  <a:lnTo>
                                    <a:pt x="24828" y="190409"/>
                                  </a:lnTo>
                                  <a:lnTo>
                                    <a:pt x="0" y="163412"/>
                                  </a:lnTo>
                                  <a:lnTo>
                                    <a:pt x="469" y="163618"/>
                                  </a:lnTo>
                                  <a:lnTo>
                                    <a:pt x="831" y="164256"/>
                                  </a:lnTo>
                                  <a:lnTo>
                                    <a:pt x="1560" y="164575"/>
                                  </a:lnTo>
                                  <a:lnTo>
                                    <a:pt x="2646" y="165213"/>
                                  </a:lnTo>
                                  <a:lnTo>
                                    <a:pt x="3014" y="166170"/>
                                  </a:lnTo>
                                  <a:lnTo>
                                    <a:pt x="3376" y="166488"/>
                                  </a:lnTo>
                                  <a:lnTo>
                                    <a:pt x="4467" y="166807"/>
                                  </a:lnTo>
                                  <a:lnTo>
                                    <a:pt x="5191" y="167446"/>
                                  </a:lnTo>
                                  <a:lnTo>
                                    <a:pt x="5559" y="167764"/>
                                  </a:lnTo>
                                  <a:lnTo>
                                    <a:pt x="6651" y="168402"/>
                                  </a:lnTo>
                                  <a:lnTo>
                                    <a:pt x="7013" y="168721"/>
                                  </a:lnTo>
                                  <a:lnTo>
                                    <a:pt x="8104" y="169359"/>
                                  </a:lnTo>
                                  <a:lnTo>
                                    <a:pt x="8828" y="169678"/>
                                  </a:lnTo>
                                  <a:lnTo>
                                    <a:pt x="9558" y="169997"/>
                                  </a:lnTo>
                                  <a:lnTo>
                                    <a:pt x="10282" y="170635"/>
                                  </a:lnTo>
                                  <a:lnTo>
                                    <a:pt x="11373" y="170954"/>
                                  </a:lnTo>
                                  <a:lnTo>
                                    <a:pt x="11740" y="171592"/>
                                  </a:lnTo>
                                  <a:lnTo>
                                    <a:pt x="12826" y="171911"/>
                                  </a:lnTo>
                                  <a:lnTo>
                                    <a:pt x="13919" y="172229"/>
                                  </a:lnTo>
                                  <a:lnTo>
                                    <a:pt x="14286" y="172868"/>
                                  </a:lnTo>
                                  <a:lnTo>
                                    <a:pt x="15372" y="173186"/>
                                  </a:lnTo>
                                  <a:lnTo>
                                    <a:pt x="16101" y="173824"/>
                                  </a:lnTo>
                                  <a:lnTo>
                                    <a:pt x="16831" y="174143"/>
                                  </a:lnTo>
                                  <a:lnTo>
                                    <a:pt x="17917" y="174143"/>
                                  </a:lnTo>
                                  <a:lnTo>
                                    <a:pt x="19008" y="174781"/>
                                  </a:lnTo>
                                  <a:lnTo>
                                    <a:pt x="19376" y="175100"/>
                                  </a:lnTo>
                                  <a:lnTo>
                                    <a:pt x="20462" y="175419"/>
                                  </a:lnTo>
                                  <a:lnTo>
                                    <a:pt x="21554" y="175419"/>
                                  </a:lnTo>
                                  <a:lnTo>
                                    <a:pt x="22645" y="176057"/>
                                  </a:lnTo>
                                  <a:lnTo>
                                    <a:pt x="23737" y="176376"/>
                                  </a:lnTo>
                                  <a:lnTo>
                                    <a:pt x="24099" y="176376"/>
                                  </a:lnTo>
                                  <a:lnTo>
                                    <a:pt x="25190" y="177014"/>
                                  </a:lnTo>
                                  <a:lnTo>
                                    <a:pt x="26282" y="177333"/>
                                  </a:lnTo>
                                  <a:lnTo>
                                    <a:pt x="27374" y="177333"/>
                                  </a:lnTo>
                                  <a:lnTo>
                                    <a:pt x="28465" y="177970"/>
                                  </a:lnTo>
                                  <a:lnTo>
                                    <a:pt x="29189" y="177970"/>
                                  </a:lnTo>
                                  <a:lnTo>
                                    <a:pt x="30280" y="178290"/>
                                  </a:lnTo>
                                  <a:lnTo>
                                    <a:pt x="31372" y="178290"/>
                                  </a:lnTo>
                                  <a:lnTo>
                                    <a:pt x="32102" y="178609"/>
                                  </a:lnTo>
                                  <a:lnTo>
                                    <a:pt x="32826" y="178609"/>
                                  </a:lnTo>
                                  <a:lnTo>
                                    <a:pt x="33917" y="179246"/>
                                  </a:lnTo>
                                  <a:lnTo>
                                    <a:pt x="35009" y="179246"/>
                                  </a:lnTo>
                                  <a:lnTo>
                                    <a:pt x="36100" y="179246"/>
                                  </a:lnTo>
                                  <a:lnTo>
                                    <a:pt x="37192" y="179565"/>
                                  </a:lnTo>
                                  <a:lnTo>
                                    <a:pt x="38278" y="179565"/>
                                  </a:lnTo>
                                  <a:lnTo>
                                    <a:pt x="39737" y="179565"/>
                                  </a:lnTo>
                                  <a:lnTo>
                                    <a:pt x="40823" y="180203"/>
                                  </a:lnTo>
                                  <a:lnTo>
                                    <a:pt x="41914" y="180203"/>
                                  </a:lnTo>
                                  <a:lnTo>
                                    <a:pt x="42644" y="180203"/>
                                  </a:lnTo>
                                  <a:lnTo>
                                    <a:pt x="43735" y="180203"/>
                                  </a:lnTo>
                                  <a:lnTo>
                                    <a:pt x="44827" y="180203"/>
                                  </a:lnTo>
                                  <a:lnTo>
                                    <a:pt x="45913" y="180522"/>
                                  </a:lnTo>
                                  <a:lnTo>
                                    <a:pt x="47005" y="180522"/>
                                  </a:lnTo>
                                  <a:lnTo>
                                    <a:pt x="48458" y="180522"/>
                                  </a:lnTo>
                                  <a:lnTo>
                                    <a:pt x="49550" y="180522"/>
                                  </a:lnTo>
                                  <a:lnTo>
                                    <a:pt x="50641" y="180522"/>
                                  </a:lnTo>
                                  <a:lnTo>
                                    <a:pt x="51733" y="180522"/>
                                  </a:lnTo>
                                  <a:lnTo>
                                    <a:pt x="52463" y="180522"/>
                                  </a:lnTo>
                                  <a:lnTo>
                                    <a:pt x="54278" y="180522"/>
                                  </a:lnTo>
                                  <a:lnTo>
                                    <a:pt x="55731" y="180522"/>
                                  </a:lnTo>
                                  <a:lnTo>
                                    <a:pt x="57185" y="180522"/>
                                  </a:lnTo>
                                  <a:lnTo>
                                    <a:pt x="58638" y="180522"/>
                                  </a:lnTo>
                                  <a:lnTo>
                                    <a:pt x="60460" y="180203"/>
                                  </a:lnTo>
                                  <a:lnTo>
                                    <a:pt x="61913" y="180203"/>
                                  </a:lnTo>
                                  <a:lnTo>
                                    <a:pt x="63367" y="180203"/>
                                  </a:lnTo>
                                  <a:lnTo>
                                    <a:pt x="64458" y="180203"/>
                                  </a:lnTo>
                                  <a:lnTo>
                                    <a:pt x="65912" y="179565"/>
                                  </a:lnTo>
                                  <a:lnTo>
                                    <a:pt x="67733" y="179565"/>
                                  </a:lnTo>
                                  <a:lnTo>
                                    <a:pt x="69186" y="179246"/>
                                  </a:lnTo>
                                  <a:lnTo>
                                    <a:pt x="70278" y="179246"/>
                                  </a:lnTo>
                                  <a:lnTo>
                                    <a:pt x="71732" y="178609"/>
                                  </a:lnTo>
                                  <a:lnTo>
                                    <a:pt x="73185" y="178609"/>
                                  </a:lnTo>
                                  <a:lnTo>
                                    <a:pt x="74277" y="178290"/>
                                  </a:lnTo>
                                  <a:lnTo>
                                    <a:pt x="75730" y="178290"/>
                                  </a:lnTo>
                                  <a:lnTo>
                                    <a:pt x="76822" y="177970"/>
                                  </a:lnTo>
                                  <a:lnTo>
                                    <a:pt x="78276" y="177333"/>
                                  </a:lnTo>
                                  <a:lnTo>
                                    <a:pt x="79367" y="177014"/>
                                  </a:lnTo>
                                  <a:lnTo>
                                    <a:pt x="81183" y="176376"/>
                                  </a:lnTo>
                                  <a:lnTo>
                                    <a:pt x="81912" y="176376"/>
                                  </a:lnTo>
                                  <a:lnTo>
                                    <a:pt x="83727" y="176057"/>
                                  </a:lnTo>
                                  <a:lnTo>
                                    <a:pt x="84820" y="175419"/>
                                  </a:lnTo>
                                  <a:lnTo>
                                    <a:pt x="85549" y="175100"/>
                                  </a:lnTo>
                                  <a:lnTo>
                                    <a:pt x="87364" y="174781"/>
                                  </a:lnTo>
                                  <a:lnTo>
                                    <a:pt x="88094" y="174143"/>
                                  </a:lnTo>
                                  <a:lnTo>
                                    <a:pt x="89180" y="173186"/>
                                  </a:lnTo>
                                  <a:lnTo>
                                    <a:pt x="91001" y="172868"/>
                                  </a:lnTo>
                                  <a:lnTo>
                                    <a:pt x="91725" y="172229"/>
                                  </a:lnTo>
                                  <a:lnTo>
                                    <a:pt x="92817" y="171911"/>
                                  </a:lnTo>
                                  <a:lnTo>
                                    <a:pt x="93908" y="171592"/>
                                  </a:lnTo>
                                  <a:lnTo>
                                    <a:pt x="95000" y="170635"/>
                                  </a:lnTo>
                                  <a:lnTo>
                                    <a:pt x="96091" y="169997"/>
                                  </a:lnTo>
                                  <a:lnTo>
                                    <a:pt x="97183" y="169359"/>
                                  </a:lnTo>
                                  <a:lnTo>
                                    <a:pt x="98637" y="168721"/>
                                  </a:lnTo>
                                  <a:lnTo>
                                    <a:pt x="99728" y="167764"/>
                                  </a:lnTo>
                                  <a:lnTo>
                                    <a:pt x="100819" y="167446"/>
                                  </a:lnTo>
                                  <a:lnTo>
                                    <a:pt x="101543" y="166488"/>
                                  </a:lnTo>
                                  <a:lnTo>
                                    <a:pt x="102635" y="166170"/>
                                  </a:lnTo>
                                  <a:lnTo>
                                    <a:pt x="103727" y="165213"/>
                                  </a:lnTo>
                                  <a:lnTo>
                                    <a:pt x="104818" y="164256"/>
                                  </a:lnTo>
                                  <a:lnTo>
                                    <a:pt x="105910" y="163297"/>
                                  </a:lnTo>
                                  <a:lnTo>
                                    <a:pt x="106996" y="162341"/>
                                  </a:lnTo>
                                  <a:lnTo>
                                    <a:pt x="107725" y="161385"/>
                                  </a:lnTo>
                                  <a:lnTo>
                                    <a:pt x="108817" y="160750"/>
                                  </a:lnTo>
                                  <a:lnTo>
                                    <a:pt x="109908" y="159789"/>
                                  </a:lnTo>
                                  <a:lnTo>
                                    <a:pt x="110632" y="158832"/>
                                  </a:lnTo>
                                  <a:lnTo>
                                    <a:pt x="111362" y="157876"/>
                                  </a:lnTo>
                                  <a:lnTo>
                                    <a:pt x="112454" y="156920"/>
                                  </a:lnTo>
                                  <a:lnTo>
                                    <a:pt x="113545" y="155964"/>
                                  </a:lnTo>
                                  <a:lnTo>
                                    <a:pt x="114631" y="154688"/>
                                  </a:lnTo>
                                  <a:lnTo>
                                    <a:pt x="115722" y="153732"/>
                                  </a:lnTo>
                                  <a:lnTo>
                                    <a:pt x="116814" y="152776"/>
                                  </a:lnTo>
                                  <a:lnTo>
                                    <a:pt x="117176" y="151499"/>
                                  </a:lnTo>
                                  <a:lnTo>
                                    <a:pt x="118268" y="150543"/>
                                  </a:lnTo>
                                  <a:lnTo>
                                    <a:pt x="119359" y="149267"/>
                                  </a:lnTo>
                                  <a:lnTo>
                                    <a:pt x="120451" y="148311"/>
                                  </a:lnTo>
                                  <a:lnTo>
                                    <a:pt x="120813" y="147034"/>
                                  </a:lnTo>
                                  <a:lnTo>
                                    <a:pt x="121904" y="146078"/>
                                  </a:lnTo>
                                  <a:lnTo>
                                    <a:pt x="122996" y="144802"/>
                                  </a:lnTo>
                                  <a:lnTo>
                                    <a:pt x="123358" y="143525"/>
                                  </a:lnTo>
                                  <a:lnTo>
                                    <a:pt x="124450" y="141929"/>
                                  </a:lnTo>
                                  <a:lnTo>
                                    <a:pt x="125541" y="140652"/>
                                  </a:lnTo>
                                  <a:lnTo>
                                    <a:pt x="125903" y="139381"/>
                                  </a:lnTo>
                                  <a:lnTo>
                                    <a:pt x="151722" y="167446"/>
                                  </a:lnTo>
                                  <a:lnTo>
                                    <a:pt x="150630" y="168721"/>
                                  </a:lnTo>
                                  <a:lnTo>
                                    <a:pt x="150262" y="169997"/>
                                  </a:lnTo>
                                  <a:lnTo>
                                    <a:pt x="149177" y="171592"/>
                                  </a:lnTo>
                                  <a:lnTo>
                                    <a:pt x="148085" y="172868"/>
                                  </a:lnTo>
                                  <a:lnTo>
                                    <a:pt x="147717" y="173824"/>
                                  </a:lnTo>
                                  <a:lnTo>
                                    <a:pt x="146631" y="175100"/>
                                  </a:lnTo>
                                  <a:lnTo>
                                    <a:pt x="188077" y="175100"/>
                                  </a:lnTo>
                                  <a:lnTo>
                                    <a:pt x="188077" y="0"/>
                                  </a:lnTo>
                                  <a:close/>
                                </a:path>
                              </a:pathLst>
                            </a:custGeom>
                            <a:solidFill>
                              <a:srgbClr val="000000"/>
                            </a:solidFill>
                            <a:ln>
                              <a:noFill/>
                            </a:ln>
                          </wps:spPr>
                          <wps:bodyPr spcFirstLastPara="1" wrap="square" lIns="91425" tIns="91425" rIns="91425" bIns="91425" anchor="ctr" anchorCtr="0">
                            <a:noAutofit/>
                          </wps:bodyPr>
                        </wps:wsp>
                        <wps:wsp>
                          <wps:cNvPr id="109" name="Freeform 11"/>
                          <wps:cNvSpPr/>
                          <wps:spPr>
                            <a:xfrm>
                              <a:off x="369367" y="92287"/>
                              <a:ext cx="46214" cy="195079"/>
                            </a:xfrm>
                            <a:custGeom>
                              <a:avLst/>
                              <a:gdLst/>
                              <a:ahLst/>
                              <a:cxnLst/>
                              <a:rect l="l" t="t" r="r" b="b"/>
                              <a:pathLst>
                                <a:path w="46214" h="195079" extrusionOk="0">
                                  <a:moveTo>
                                    <a:pt x="0" y="0"/>
                                  </a:moveTo>
                                  <a:lnTo>
                                    <a:pt x="25124" y="27317"/>
                                  </a:lnTo>
                                  <a:lnTo>
                                    <a:pt x="25124" y="27637"/>
                                  </a:lnTo>
                                  <a:lnTo>
                                    <a:pt x="25486" y="28273"/>
                                  </a:lnTo>
                                  <a:lnTo>
                                    <a:pt x="26215" y="29229"/>
                                  </a:lnTo>
                                  <a:lnTo>
                                    <a:pt x="26577" y="29549"/>
                                  </a:lnTo>
                                  <a:lnTo>
                                    <a:pt x="27307" y="30185"/>
                                  </a:lnTo>
                                  <a:lnTo>
                                    <a:pt x="27669" y="30826"/>
                                  </a:lnTo>
                                  <a:lnTo>
                                    <a:pt x="27669" y="31461"/>
                                  </a:lnTo>
                                  <a:lnTo>
                                    <a:pt x="28399" y="31782"/>
                                  </a:lnTo>
                                  <a:lnTo>
                                    <a:pt x="28761" y="32738"/>
                                  </a:lnTo>
                                  <a:lnTo>
                                    <a:pt x="29123" y="33378"/>
                                  </a:lnTo>
                                  <a:lnTo>
                                    <a:pt x="29123" y="34014"/>
                                  </a:lnTo>
                                  <a:lnTo>
                                    <a:pt x="29852" y="34650"/>
                                  </a:lnTo>
                                  <a:lnTo>
                                    <a:pt x="30214" y="35611"/>
                                  </a:lnTo>
                                  <a:lnTo>
                                    <a:pt x="30214" y="35926"/>
                                  </a:lnTo>
                                  <a:lnTo>
                                    <a:pt x="30944" y="36882"/>
                                  </a:lnTo>
                                  <a:lnTo>
                                    <a:pt x="31306" y="37203"/>
                                  </a:lnTo>
                                  <a:lnTo>
                                    <a:pt x="31306" y="38159"/>
                                  </a:lnTo>
                                  <a:lnTo>
                                    <a:pt x="31668" y="38800"/>
                                  </a:lnTo>
                                  <a:lnTo>
                                    <a:pt x="31668" y="39435"/>
                                  </a:lnTo>
                                  <a:lnTo>
                                    <a:pt x="32397" y="40076"/>
                                  </a:lnTo>
                                  <a:lnTo>
                                    <a:pt x="32759" y="41032"/>
                                  </a:lnTo>
                                  <a:lnTo>
                                    <a:pt x="32759" y="41347"/>
                                  </a:lnTo>
                                  <a:lnTo>
                                    <a:pt x="33489" y="42308"/>
                                  </a:lnTo>
                                  <a:lnTo>
                                    <a:pt x="33489" y="43265"/>
                                  </a:lnTo>
                                  <a:lnTo>
                                    <a:pt x="33851" y="43585"/>
                                  </a:lnTo>
                                  <a:lnTo>
                                    <a:pt x="33851" y="44541"/>
                                  </a:lnTo>
                                  <a:lnTo>
                                    <a:pt x="33851" y="45497"/>
                                  </a:lnTo>
                                  <a:lnTo>
                                    <a:pt x="34575" y="45817"/>
                                  </a:lnTo>
                                  <a:lnTo>
                                    <a:pt x="34575" y="46773"/>
                                  </a:lnTo>
                                  <a:lnTo>
                                    <a:pt x="34943" y="47730"/>
                                  </a:lnTo>
                                  <a:lnTo>
                                    <a:pt x="34943" y="48050"/>
                                  </a:lnTo>
                                  <a:lnTo>
                                    <a:pt x="34943" y="48686"/>
                                  </a:lnTo>
                                  <a:lnTo>
                                    <a:pt x="35305" y="49642"/>
                                  </a:lnTo>
                                  <a:lnTo>
                                    <a:pt x="35305" y="49962"/>
                                  </a:lnTo>
                                  <a:lnTo>
                                    <a:pt x="35305" y="50598"/>
                                  </a:lnTo>
                                  <a:lnTo>
                                    <a:pt x="35305" y="50918"/>
                                  </a:lnTo>
                                  <a:lnTo>
                                    <a:pt x="35305" y="51874"/>
                                  </a:lnTo>
                                  <a:lnTo>
                                    <a:pt x="36034" y="52194"/>
                                  </a:lnTo>
                                  <a:lnTo>
                                    <a:pt x="36034" y="53151"/>
                                  </a:lnTo>
                                  <a:lnTo>
                                    <a:pt x="36034" y="53786"/>
                                  </a:lnTo>
                                  <a:lnTo>
                                    <a:pt x="36034" y="54107"/>
                                  </a:lnTo>
                                  <a:lnTo>
                                    <a:pt x="36396" y="55063"/>
                                  </a:lnTo>
                                  <a:lnTo>
                                    <a:pt x="36396" y="55383"/>
                                  </a:lnTo>
                                  <a:lnTo>
                                    <a:pt x="36396" y="56339"/>
                                  </a:lnTo>
                                  <a:lnTo>
                                    <a:pt x="36396" y="56660"/>
                                  </a:lnTo>
                                  <a:lnTo>
                                    <a:pt x="36396" y="57616"/>
                                  </a:lnTo>
                                  <a:lnTo>
                                    <a:pt x="36396" y="58572"/>
                                  </a:lnTo>
                                  <a:lnTo>
                                    <a:pt x="37120" y="59212"/>
                                  </a:lnTo>
                                  <a:lnTo>
                                    <a:pt x="37120" y="59848"/>
                                  </a:lnTo>
                                  <a:lnTo>
                                    <a:pt x="37120" y="60804"/>
                                  </a:lnTo>
                                  <a:lnTo>
                                    <a:pt x="37120" y="61445"/>
                                  </a:lnTo>
                                  <a:lnTo>
                                    <a:pt x="37120" y="62401"/>
                                  </a:lnTo>
                                  <a:lnTo>
                                    <a:pt x="37120" y="63037"/>
                                  </a:lnTo>
                                  <a:lnTo>
                                    <a:pt x="37120" y="63993"/>
                                  </a:lnTo>
                                  <a:lnTo>
                                    <a:pt x="37488" y="64633"/>
                                  </a:lnTo>
                                  <a:lnTo>
                                    <a:pt x="37488" y="65269"/>
                                  </a:lnTo>
                                  <a:lnTo>
                                    <a:pt x="37488" y="66225"/>
                                  </a:lnTo>
                                  <a:lnTo>
                                    <a:pt x="37488" y="67186"/>
                                  </a:lnTo>
                                  <a:lnTo>
                                    <a:pt x="37488" y="68142"/>
                                  </a:lnTo>
                                  <a:lnTo>
                                    <a:pt x="37488" y="69098"/>
                                  </a:lnTo>
                                  <a:lnTo>
                                    <a:pt x="37488" y="69419"/>
                                  </a:lnTo>
                                  <a:lnTo>
                                    <a:pt x="38579" y="71011"/>
                                  </a:lnTo>
                                  <a:lnTo>
                                    <a:pt x="38579" y="164140"/>
                                  </a:lnTo>
                                  <a:lnTo>
                                    <a:pt x="38579" y="165736"/>
                                  </a:lnTo>
                                  <a:lnTo>
                                    <a:pt x="38579" y="167013"/>
                                  </a:lnTo>
                                  <a:lnTo>
                                    <a:pt x="38579" y="168289"/>
                                  </a:lnTo>
                                  <a:lnTo>
                                    <a:pt x="38579" y="169566"/>
                                  </a:lnTo>
                                  <a:lnTo>
                                    <a:pt x="38579" y="170522"/>
                                  </a:lnTo>
                                  <a:lnTo>
                                    <a:pt x="38941" y="171798"/>
                                  </a:lnTo>
                                  <a:lnTo>
                                    <a:pt x="38941" y="173390"/>
                                  </a:lnTo>
                                  <a:lnTo>
                                    <a:pt x="38941" y="174346"/>
                                  </a:lnTo>
                                  <a:lnTo>
                                    <a:pt x="38941" y="174987"/>
                                  </a:lnTo>
                                  <a:lnTo>
                                    <a:pt x="39665" y="176578"/>
                                  </a:lnTo>
                                  <a:lnTo>
                                    <a:pt x="39665" y="177540"/>
                                  </a:lnTo>
                                  <a:lnTo>
                                    <a:pt x="39665" y="178811"/>
                                  </a:lnTo>
                                  <a:lnTo>
                                    <a:pt x="40032" y="179772"/>
                                  </a:lnTo>
                                  <a:lnTo>
                                    <a:pt x="40032" y="180408"/>
                                  </a:lnTo>
                                  <a:lnTo>
                                    <a:pt x="40032" y="181364"/>
                                  </a:lnTo>
                                  <a:lnTo>
                                    <a:pt x="40756" y="182320"/>
                                  </a:lnTo>
                                  <a:lnTo>
                                    <a:pt x="40756" y="183276"/>
                                  </a:lnTo>
                                  <a:lnTo>
                                    <a:pt x="41125" y="184237"/>
                                  </a:lnTo>
                                  <a:lnTo>
                                    <a:pt x="41125" y="185193"/>
                                  </a:lnTo>
                                  <a:lnTo>
                                    <a:pt x="41487" y="186149"/>
                                  </a:lnTo>
                                  <a:lnTo>
                                    <a:pt x="41487" y="186785"/>
                                  </a:lnTo>
                                  <a:lnTo>
                                    <a:pt x="42211" y="187746"/>
                                  </a:lnTo>
                                  <a:lnTo>
                                    <a:pt x="42578" y="188702"/>
                                  </a:lnTo>
                                  <a:lnTo>
                                    <a:pt x="42578" y="189658"/>
                                  </a:lnTo>
                                  <a:lnTo>
                                    <a:pt x="43302" y="189978"/>
                                  </a:lnTo>
                                  <a:lnTo>
                                    <a:pt x="43669" y="190935"/>
                                  </a:lnTo>
                                  <a:lnTo>
                                    <a:pt x="43669" y="191891"/>
                                  </a:lnTo>
                                  <a:lnTo>
                                    <a:pt x="44393" y="192211"/>
                                  </a:lnTo>
                                  <a:lnTo>
                                    <a:pt x="44755" y="193167"/>
                                  </a:lnTo>
                                  <a:lnTo>
                                    <a:pt x="45123" y="193803"/>
                                  </a:lnTo>
                                  <a:lnTo>
                                    <a:pt x="45847" y="194123"/>
                                  </a:lnTo>
                                  <a:lnTo>
                                    <a:pt x="46214" y="195079"/>
                                  </a:lnTo>
                                  <a:lnTo>
                                    <a:pt x="20396" y="167013"/>
                                  </a:lnTo>
                                  <a:lnTo>
                                    <a:pt x="20034" y="166372"/>
                                  </a:lnTo>
                                  <a:lnTo>
                                    <a:pt x="19304" y="165736"/>
                                  </a:lnTo>
                                  <a:lnTo>
                                    <a:pt x="18942" y="165101"/>
                                  </a:lnTo>
                                  <a:lnTo>
                                    <a:pt x="18942" y="164140"/>
                                  </a:lnTo>
                                  <a:lnTo>
                                    <a:pt x="18580" y="163824"/>
                                  </a:lnTo>
                                  <a:lnTo>
                                    <a:pt x="17851" y="162868"/>
                                  </a:lnTo>
                                  <a:lnTo>
                                    <a:pt x="17489" y="161907"/>
                                  </a:lnTo>
                                  <a:lnTo>
                                    <a:pt x="17489" y="161592"/>
                                  </a:lnTo>
                                  <a:lnTo>
                                    <a:pt x="16759" y="160636"/>
                                  </a:lnTo>
                                  <a:lnTo>
                                    <a:pt x="16397" y="159675"/>
                                  </a:lnTo>
                                  <a:lnTo>
                                    <a:pt x="16397" y="158719"/>
                                  </a:lnTo>
                                  <a:lnTo>
                                    <a:pt x="15673" y="158403"/>
                                  </a:lnTo>
                                  <a:lnTo>
                                    <a:pt x="15673" y="157442"/>
                                  </a:lnTo>
                                  <a:lnTo>
                                    <a:pt x="15305" y="156486"/>
                                  </a:lnTo>
                                  <a:lnTo>
                                    <a:pt x="15305" y="155530"/>
                                  </a:lnTo>
                                  <a:lnTo>
                                    <a:pt x="14944" y="154574"/>
                                  </a:lnTo>
                                  <a:lnTo>
                                    <a:pt x="14944" y="153297"/>
                                  </a:lnTo>
                                  <a:lnTo>
                                    <a:pt x="14214" y="152341"/>
                                  </a:lnTo>
                                  <a:lnTo>
                                    <a:pt x="14214" y="151706"/>
                                  </a:lnTo>
                                  <a:lnTo>
                                    <a:pt x="14214" y="150745"/>
                                  </a:lnTo>
                                  <a:lnTo>
                                    <a:pt x="13852" y="149153"/>
                                  </a:lnTo>
                                  <a:lnTo>
                                    <a:pt x="13852" y="148512"/>
                                  </a:lnTo>
                                  <a:lnTo>
                                    <a:pt x="13852" y="147556"/>
                                  </a:lnTo>
                                  <a:lnTo>
                                    <a:pt x="13128" y="145964"/>
                                  </a:lnTo>
                                  <a:lnTo>
                                    <a:pt x="13128" y="145324"/>
                                  </a:lnTo>
                                  <a:lnTo>
                                    <a:pt x="13128" y="143732"/>
                                  </a:lnTo>
                                  <a:lnTo>
                                    <a:pt x="13128" y="142455"/>
                                  </a:lnTo>
                                  <a:lnTo>
                                    <a:pt x="13128" y="141499"/>
                                  </a:lnTo>
                                  <a:lnTo>
                                    <a:pt x="13128" y="140223"/>
                                  </a:lnTo>
                                  <a:lnTo>
                                    <a:pt x="13128" y="138946"/>
                                  </a:lnTo>
                                  <a:lnTo>
                                    <a:pt x="13128" y="137350"/>
                                  </a:lnTo>
                                  <a:lnTo>
                                    <a:pt x="12760" y="136714"/>
                                  </a:lnTo>
                                  <a:lnTo>
                                    <a:pt x="12760" y="43585"/>
                                  </a:lnTo>
                                  <a:lnTo>
                                    <a:pt x="12036" y="42624"/>
                                  </a:lnTo>
                                  <a:lnTo>
                                    <a:pt x="12036" y="41988"/>
                                  </a:lnTo>
                                  <a:lnTo>
                                    <a:pt x="12036" y="41032"/>
                                  </a:lnTo>
                                  <a:lnTo>
                                    <a:pt x="11669" y="40076"/>
                                  </a:lnTo>
                                  <a:lnTo>
                                    <a:pt x="11669" y="39115"/>
                                  </a:lnTo>
                                  <a:lnTo>
                                    <a:pt x="11669" y="38159"/>
                                  </a:lnTo>
                                  <a:lnTo>
                                    <a:pt x="11669" y="37203"/>
                                  </a:lnTo>
                                  <a:lnTo>
                                    <a:pt x="11669" y="36882"/>
                                  </a:lnTo>
                                  <a:lnTo>
                                    <a:pt x="11669" y="35926"/>
                                  </a:lnTo>
                                  <a:lnTo>
                                    <a:pt x="11669" y="34970"/>
                                  </a:lnTo>
                                  <a:lnTo>
                                    <a:pt x="11669" y="34014"/>
                                  </a:lnTo>
                                  <a:lnTo>
                                    <a:pt x="11307" y="33378"/>
                                  </a:lnTo>
                                  <a:lnTo>
                                    <a:pt x="11307" y="32738"/>
                                  </a:lnTo>
                                  <a:lnTo>
                                    <a:pt x="11307" y="31782"/>
                                  </a:lnTo>
                                  <a:lnTo>
                                    <a:pt x="11307" y="30826"/>
                                  </a:lnTo>
                                  <a:lnTo>
                                    <a:pt x="11307" y="30505"/>
                                  </a:lnTo>
                                  <a:lnTo>
                                    <a:pt x="11307" y="29549"/>
                                  </a:lnTo>
                                  <a:lnTo>
                                    <a:pt x="10583" y="29229"/>
                                  </a:lnTo>
                                  <a:lnTo>
                                    <a:pt x="10583" y="28273"/>
                                  </a:lnTo>
                                  <a:lnTo>
                                    <a:pt x="10583" y="27637"/>
                                  </a:lnTo>
                                  <a:lnTo>
                                    <a:pt x="10583" y="26996"/>
                                  </a:lnTo>
                                  <a:lnTo>
                                    <a:pt x="10583" y="26361"/>
                                  </a:lnTo>
                                  <a:lnTo>
                                    <a:pt x="10216" y="25405"/>
                                  </a:lnTo>
                                  <a:lnTo>
                                    <a:pt x="10216" y="25084"/>
                                  </a:lnTo>
                                  <a:lnTo>
                                    <a:pt x="10216" y="24128"/>
                                  </a:lnTo>
                                  <a:lnTo>
                                    <a:pt x="10216" y="23808"/>
                                  </a:lnTo>
                                  <a:lnTo>
                                    <a:pt x="10216" y="23172"/>
                                  </a:lnTo>
                                  <a:lnTo>
                                    <a:pt x="9492" y="22211"/>
                                  </a:lnTo>
                                  <a:lnTo>
                                    <a:pt x="9492" y="21896"/>
                                  </a:lnTo>
                                  <a:lnTo>
                                    <a:pt x="9492" y="21575"/>
                                  </a:lnTo>
                                  <a:lnTo>
                                    <a:pt x="9492" y="20619"/>
                                  </a:lnTo>
                                  <a:lnTo>
                                    <a:pt x="9123" y="19979"/>
                                  </a:lnTo>
                                  <a:lnTo>
                                    <a:pt x="9123" y="19663"/>
                                  </a:lnTo>
                                  <a:lnTo>
                                    <a:pt x="9123" y="18707"/>
                                  </a:lnTo>
                                  <a:lnTo>
                                    <a:pt x="8762" y="18387"/>
                                  </a:lnTo>
                                  <a:lnTo>
                                    <a:pt x="8762" y="17431"/>
                                  </a:lnTo>
                                  <a:lnTo>
                                    <a:pt x="8038" y="16475"/>
                                  </a:lnTo>
                                  <a:lnTo>
                                    <a:pt x="8038" y="15514"/>
                                  </a:lnTo>
                                  <a:lnTo>
                                    <a:pt x="7670" y="15198"/>
                                  </a:lnTo>
                                  <a:lnTo>
                                    <a:pt x="7670" y="14242"/>
                                  </a:lnTo>
                                  <a:lnTo>
                                    <a:pt x="6946" y="13601"/>
                                  </a:lnTo>
                                  <a:lnTo>
                                    <a:pt x="6946" y="12966"/>
                                  </a:lnTo>
                                  <a:lnTo>
                                    <a:pt x="6579" y="12010"/>
                                  </a:lnTo>
                                  <a:lnTo>
                                    <a:pt x="6579" y="11369"/>
                                  </a:lnTo>
                                  <a:lnTo>
                                    <a:pt x="5855" y="10413"/>
                                  </a:lnTo>
                                  <a:lnTo>
                                    <a:pt x="5855" y="10093"/>
                                  </a:lnTo>
                                  <a:lnTo>
                                    <a:pt x="5493" y="9136"/>
                                  </a:lnTo>
                                  <a:lnTo>
                                    <a:pt x="5125" y="8816"/>
                                  </a:lnTo>
                                  <a:lnTo>
                                    <a:pt x="5125" y="7860"/>
                                  </a:lnTo>
                                  <a:lnTo>
                                    <a:pt x="4401" y="7545"/>
                                  </a:lnTo>
                                  <a:lnTo>
                                    <a:pt x="4034" y="6584"/>
                                  </a:lnTo>
                                  <a:lnTo>
                                    <a:pt x="4034" y="5948"/>
                                  </a:lnTo>
                                  <a:lnTo>
                                    <a:pt x="3310" y="4992"/>
                                  </a:lnTo>
                                  <a:lnTo>
                                    <a:pt x="2948" y="4671"/>
                                  </a:lnTo>
                                  <a:lnTo>
                                    <a:pt x="2948" y="4351"/>
                                  </a:lnTo>
                                  <a:lnTo>
                                    <a:pt x="2218" y="3395"/>
                                  </a:lnTo>
                                  <a:lnTo>
                                    <a:pt x="1856" y="2759"/>
                                  </a:lnTo>
                                  <a:lnTo>
                                    <a:pt x="1488" y="1803"/>
                                  </a:lnTo>
                                  <a:lnTo>
                                    <a:pt x="764" y="1483"/>
                                  </a:lnTo>
                                  <a:lnTo>
                                    <a:pt x="764" y="1163"/>
                                  </a:lnTo>
                                  <a:lnTo>
                                    <a:pt x="402" y="527"/>
                                  </a:lnTo>
                                  <a:lnTo>
                                    <a:pt x="0" y="0"/>
                                  </a:lnTo>
                                  <a:close/>
                                </a:path>
                              </a:pathLst>
                            </a:custGeom>
                            <a:solidFill>
                              <a:srgbClr val="000000"/>
                            </a:solidFill>
                            <a:ln>
                              <a:noFill/>
                            </a:ln>
                          </wps:spPr>
                          <wps:bodyPr spcFirstLastPara="1" wrap="square" lIns="91425" tIns="91425" rIns="91425" bIns="91425" anchor="ctr" anchorCtr="0">
                            <a:noAutofit/>
                          </wps:bodyPr>
                        </wps:wsp>
                        <wps:wsp>
                          <wps:cNvPr id="110" name="Freeform 12"/>
                          <wps:cNvSpPr/>
                          <wps:spPr>
                            <a:xfrm>
                              <a:off x="368678" y="91537"/>
                              <a:ext cx="689" cy="750"/>
                            </a:xfrm>
                            <a:custGeom>
                              <a:avLst/>
                              <a:gdLst/>
                              <a:ahLst/>
                              <a:cxnLst/>
                              <a:rect l="l" t="t" r="r" b="b"/>
                              <a:pathLst>
                                <a:path w="689" h="750" extrusionOk="0">
                                  <a:moveTo>
                                    <a:pt x="0" y="0"/>
                                  </a:moveTo>
                                  <a:lnTo>
                                    <a:pt x="362" y="320"/>
                                  </a:lnTo>
                                  <a:lnTo>
                                    <a:pt x="689" y="750"/>
                                  </a:lnTo>
                                  <a:lnTo>
                                    <a:pt x="0" y="0"/>
                                  </a:lnTo>
                                  <a:close/>
                                </a:path>
                              </a:pathLst>
                            </a:custGeom>
                            <a:solidFill>
                              <a:srgbClr val="000000"/>
                            </a:solidFill>
                            <a:ln>
                              <a:noFill/>
                            </a:ln>
                          </wps:spPr>
                          <wps:bodyPr spcFirstLastPara="1" wrap="square" lIns="91425" tIns="91425" rIns="91425" bIns="91425" anchor="ctr" anchorCtr="0">
                            <a:noAutofit/>
                          </wps:bodyPr>
                        </wps:wsp>
                        <wps:wsp>
                          <wps:cNvPr id="111" name="Freeform 13"/>
                          <wps:cNvSpPr/>
                          <wps:spPr>
                            <a:xfrm>
                              <a:off x="175975" y="74633"/>
                              <a:ext cx="155619" cy="203162"/>
                            </a:xfrm>
                            <a:custGeom>
                              <a:avLst/>
                              <a:gdLst/>
                              <a:ahLst/>
                              <a:cxnLst/>
                              <a:rect l="l" t="t" r="r" b="b"/>
                              <a:pathLst>
                                <a:path w="155619" h="203162" extrusionOk="0">
                                  <a:moveTo>
                                    <a:pt x="61450" y="0"/>
                                  </a:moveTo>
                                  <a:lnTo>
                                    <a:pt x="87263" y="28066"/>
                                  </a:lnTo>
                                  <a:lnTo>
                                    <a:pt x="87263" y="45291"/>
                                  </a:lnTo>
                                  <a:lnTo>
                                    <a:pt x="88354" y="44970"/>
                                  </a:lnTo>
                                  <a:lnTo>
                                    <a:pt x="89446" y="44650"/>
                                  </a:lnTo>
                                  <a:lnTo>
                                    <a:pt x="90532" y="44014"/>
                                  </a:lnTo>
                                  <a:lnTo>
                                    <a:pt x="91262" y="43694"/>
                                  </a:lnTo>
                                  <a:lnTo>
                                    <a:pt x="92353" y="43694"/>
                                  </a:lnTo>
                                  <a:lnTo>
                                    <a:pt x="93445" y="43058"/>
                                  </a:lnTo>
                                  <a:lnTo>
                                    <a:pt x="94536" y="42738"/>
                                  </a:lnTo>
                                  <a:lnTo>
                                    <a:pt x="95622" y="42738"/>
                                  </a:lnTo>
                                  <a:lnTo>
                                    <a:pt x="96713" y="42417"/>
                                  </a:lnTo>
                                  <a:lnTo>
                                    <a:pt x="98168" y="42417"/>
                                  </a:lnTo>
                                  <a:lnTo>
                                    <a:pt x="99259" y="41782"/>
                                  </a:lnTo>
                                  <a:lnTo>
                                    <a:pt x="100350" y="41782"/>
                                  </a:lnTo>
                                  <a:lnTo>
                                    <a:pt x="101804" y="41782"/>
                                  </a:lnTo>
                                  <a:lnTo>
                                    <a:pt x="102895" y="41461"/>
                                  </a:lnTo>
                                  <a:lnTo>
                                    <a:pt x="103625" y="41461"/>
                                  </a:lnTo>
                                  <a:lnTo>
                                    <a:pt x="105441" y="41461"/>
                                  </a:lnTo>
                                  <a:lnTo>
                                    <a:pt x="106532" y="41461"/>
                                  </a:lnTo>
                                  <a:lnTo>
                                    <a:pt x="107262" y="41461"/>
                                  </a:lnTo>
                                  <a:lnTo>
                                    <a:pt x="108348" y="41461"/>
                                  </a:lnTo>
                                  <a:lnTo>
                                    <a:pt x="109439" y="41461"/>
                                  </a:lnTo>
                                  <a:lnTo>
                                    <a:pt x="110531" y="41461"/>
                                  </a:lnTo>
                                  <a:lnTo>
                                    <a:pt x="111623" y="41782"/>
                                  </a:lnTo>
                                  <a:lnTo>
                                    <a:pt x="112714" y="41782"/>
                                  </a:lnTo>
                                  <a:lnTo>
                                    <a:pt x="113438" y="41782"/>
                                  </a:lnTo>
                                  <a:lnTo>
                                    <a:pt x="114167" y="41782"/>
                                  </a:lnTo>
                                  <a:lnTo>
                                    <a:pt x="115259" y="42417"/>
                                  </a:lnTo>
                                  <a:lnTo>
                                    <a:pt x="116351" y="42417"/>
                                  </a:lnTo>
                                  <a:lnTo>
                                    <a:pt x="116713" y="42738"/>
                                  </a:lnTo>
                                  <a:lnTo>
                                    <a:pt x="117804" y="42738"/>
                                  </a:lnTo>
                                  <a:lnTo>
                                    <a:pt x="118166" y="43058"/>
                                  </a:lnTo>
                                  <a:lnTo>
                                    <a:pt x="119258" y="43058"/>
                                  </a:lnTo>
                                  <a:lnTo>
                                    <a:pt x="120349" y="43694"/>
                                  </a:lnTo>
                                  <a:lnTo>
                                    <a:pt x="120711" y="43694"/>
                                  </a:lnTo>
                                  <a:lnTo>
                                    <a:pt x="121441" y="44014"/>
                                  </a:lnTo>
                                  <a:lnTo>
                                    <a:pt x="122533" y="44650"/>
                                  </a:lnTo>
                                  <a:lnTo>
                                    <a:pt x="122894" y="44970"/>
                                  </a:lnTo>
                                  <a:lnTo>
                                    <a:pt x="123986" y="44970"/>
                                  </a:lnTo>
                                  <a:lnTo>
                                    <a:pt x="124348" y="45291"/>
                                  </a:lnTo>
                                  <a:lnTo>
                                    <a:pt x="125078" y="45926"/>
                                  </a:lnTo>
                                  <a:lnTo>
                                    <a:pt x="125440" y="46247"/>
                                  </a:lnTo>
                                  <a:lnTo>
                                    <a:pt x="126164" y="46882"/>
                                  </a:lnTo>
                                  <a:lnTo>
                                    <a:pt x="126893" y="47203"/>
                                  </a:lnTo>
                                  <a:lnTo>
                                    <a:pt x="127622" y="47838"/>
                                  </a:lnTo>
                                  <a:lnTo>
                                    <a:pt x="127984" y="48159"/>
                                  </a:lnTo>
                                  <a:lnTo>
                                    <a:pt x="128708" y="48479"/>
                                  </a:lnTo>
                                  <a:lnTo>
                                    <a:pt x="129076" y="49115"/>
                                  </a:lnTo>
                                  <a:lnTo>
                                    <a:pt x="129800" y="50071"/>
                                  </a:lnTo>
                                  <a:lnTo>
                                    <a:pt x="155619" y="77502"/>
                                  </a:lnTo>
                                  <a:lnTo>
                                    <a:pt x="154889" y="77181"/>
                                  </a:lnTo>
                                  <a:lnTo>
                                    <a:pt x="154527" y="76866"/>
                                  </a:lnTo>
                                  <a:lnTo>
                                    <a:pt x="153798" y="76225"/>
                                  </a:lnTo>
                                  <a:lnTo>
                                    <a:pt x="152706" y="75905"/>
                                  </a:lnTo>
                                  <a:lnTo>
                                    <a:pt x="152344" y="75269"/>
                                  </a:lnTo>
                                  <a:lnTo>
                                    <a:pt x="151982" y="74949"/>
                                  </a:lnTo>
                                  <a:lnTo>
                                    <a:pt x="151253" y="74313"/>
                                  </a:lnTo>
                                  <a:lnTo>
                                    <a:pt x="150891" y="73993"/>
                                  </a:lnTo>
                                  <a:lnTo>
                                    <a:pt x="149799" y="73672"/>
                                  </a:lnTo>
                                  <a:lnTo>
                                    <a:pt x="149437" y="73037"/>
                                  </a:lnTo>
                                  <a:lnTo>
                                    <a:pt x="148707" y="72716"/>
                                  </a:lnTo>
                                  <a:lnTo>
                                    <a:pt x="147616" y="72716"/>
                                  </a:lnTo>
                                  <a:lnTo>
                                    <a:pt x="147254" y="72081"/>
                                  </a:lnTo>
                                  <a:lnTo>
                                    <a:pt x="146524" y="71760"/>
                                  </a:lnTo>
                                  <a:lnTo>
                                    <a:pt x="145800" y="71760"/>
                                  </a:lnTo>
                                  <a:lnTo>
                                    <a:pt x="145071" y="71440"/>
                                  </a:lnTo>
                                  <a:lnTo>
                                    <a:pt x="143980" y="70804"/>
                                  </a:lnTo>
                                  <a:lnTo>
                                    <a:pt x="143618" y="70804"/>
                                  </a:lnTo>
                                  <a:lnTo>
                                    <a:pt x="142525" y="70484"/>
                                  </a:lnTo>
                                  <a:lnTo>
                                    <a:pt x="141434" y="70484"/>
                                  </a:lnTo>
                                  <a:lnTo>
                                    <a:pt x="141072" y="70484"/>
                                  </a:lnTo>
                                  <a:lnTo>
                                    <a:pt x="139981" y="69848"/>
                                  </a:lnTo>
                                  <a:lnTo>
                                    <a:pt x="138889" y="69848"/>
                                  </a:lnTo>
                                  <a:lnTo>
                                    <a:pt x="137803" y="69848"/>
                                  </a:lnTo>
                                  <a:lnTo>
                                    <a:pt x="137436" y="69528"/>
                                  </a:lnTo>
                                  <a:lnTo>
                                    <a:pt x="136344" y="69528"/>
                                  </a:lnTo>
                                  <a:lnTo>
                                    <a:pt x="135258" y="69528"/>
                                  </a:lnTo>
                                  <a:lnTo>
                                    <a:pt x="134166" y="69528"/>
                                  </a:lnTo>
                                  <a:lnTo>
                                    <a:pt x="133075" y="69528"/>
                                  </a:lnTo>
                                  <a:lnTo>
                                    <a:pt x="132345" y="69528"/>
                                  </a:lnTo>
                                  <a:lnTo>
                                    <a:pt x="130530" y="69528"/>
                                  </a:lnTo>
                                  <a:lnTo>
                                    <a:pt x="129800" y="69528"/>
                                  </a:lnTo>
                                  <a:lnTo>
                                    <a:pt x="128708" y="69528"/>
                                  </a:lnTo>
                                  <a:lnTo>
                                    <a:pt x="126893" y="69528"/>
                                  </a:lnTo>
                                  <a:lnTo>
                                    <a:pt x="126164" y="69848"/>
                                  </a:lnTo>
                                  <a:lnTo>
                                    <a:pt x="125078" y="69848"/>
                                  </a:lnTo>
                                  <a:lnTo>
                                    <a:pt x="123256" y="69848"/>
                                  </a:lnTo>
                                  <a:lnTo>
                                    <a:pt x="122533" y="70484"/>
                                  </a:lnTo>
                                  <a:lnTo>
                                    <a:pt x="121441" y="70484"/>
                                  </a:lnTo>
                                  <a:lnTo>
                                    <a:pt x="120349" y="70804"/>
                                  </a:lnTo>
                                  <a:lnTo>
                                    <a:pt x="119258" y="71440"/>
                                  </a:lnTo>
                                  <a:lnTo>
                                    <a:pt x="118166" y="71440"/>
                                  </a:lnTo>
                                  <a:lnTo>
                                    <a:pt x="117074" y="71760"/>
                                  </a:lnTo>
                                  <a:lnTo>
                                    <a:pt x="116351" y="72081"/>
                                  </a:lnTo>
                                  <a:lnTo>
                                    <a:pt x="115259" y="72716"/>
                                  </a:lnTo>
                                  <a:lnTo>
                                    <a:pt x="114167" y="73037"/>
                                  </a:lnTo>
                                  <a:lnTo>
                                    <a:pt x="113076" y="73672"/>
                                  </a:lnTo>
                                  <a:lnTo>
                                    <a:pt x="111985" y="73993"/>
                                  </a:lnTo>
                                  <a:lnTo>
                                    <a:pt x="110892" y="74313"/>
                                  </a:lnTo>
                                  <a:lnTo>
                                    <a:pt x="110531" y="74949"/>
                                  </a:lnTo>
                                  <a:lnTo>
                                    <a:pt x="109439" y="75269"/>
                                  </a:lnTo>
                                  <a:lnTo>
                                    <a:pt x="108348" y="76225"/>
                                  </a:lnTo>
                                  <a:lnTo>
                                    <a:pt x="107986" y="76866"/>
                                  </a:lnTo>
                                  <a:lnTo>
                                    <a:pt x="106894" y="77502"/>
                                  </a:lnTo>
                                  <a:lnTo>
                                    <a:pt x="106532" y="78137"/>
                                  </a:lnTo>
                                  <a:lnTo>
                                    <a:pt x="105441" y="79098"/>
                                  </a:lnTo>
                                  <a:lnTo>
                                    <a:pt x="104717" y="79414"/>
                                  </a:lnTo>
                                  <a:lnTo>
                                    <a:pt x="104349" y="80375"/>
                                  </a:lnTo>
                                  <a:lnTo>
                                    <a:pt x="103257" y="81331"/>
                                  </a:lnTo>
                                  <a:lnTo>
                                    <a:pt x="102895" y="81646"/>
                                  </a:lnTo>
                                  <a:lnTo>
                                    <a:pt x="102171" y="82607"/>
                                  </a:lnTo>
                                  <a:lnTo>
                                    <a:pt x="101804" y="83563"/>
                                  </a:lnTo>
                                  <a:lnTo>
                                    <a:pt x="101080" y="84519"/>
                                  </a:lnTo>
                                  <a:lnTo>
                                    <a:pt x="100350" y="85476"/>
                                  </a:lnTo>
                                  <a:lnTo>
                                    <a:pt x="99626" y="86752"/>
                                  </a:lnTo>
                                  <a:lnTo>
                                    <a:pt x="99259" y="87708"/>
                                  </a:lnTo>
                                  <a:lnTo>
                                    <a:pt x="98535" y="88664"/>
                                  </a:lnTo>
                                  <a:lnTo>
                                    <a:pt x="98168" y="89305"/>
                                  </a:lnTo>
                                  <a:lnTo>
                                    <a:pt x="97444" y="90897"/>
                                  </a:lnTo>
                                  <a:lnTo>
                                    <a:pt x="97082" y="91537"/>
                                  </a:lnTo>
                                  <a:lnTo>
                                    <a:pt x="97082" y="93129"/>
                                  </a:lnTo>
                                  <a:lnTo>
                                    <a:pt x="96713" y="94405"/>
                                  </a:lnTo>
                                  <a:lnTo>
                                    <a:pt x="95989" y="95362"/>
                                  </a:lnTo>
                                  <a:lnTo>
                                    <a:pt x="95622" y="96638"/>
                                  </a:lnTo>
                                  <a:lnTo>
                                    <a:pt x="95622" y="97914"/>
                                  </a:lnTo>
                                  <a:lnTo>
                                    <a:pt x="94898" y="99511"/>
                                  </a:lnTo>
                                  <a:lnTo>
                                    <a:pt x="94536" y="100783"/>
                                  </a:lnTo>
                                  <a:lnTo>
                                    <a:pt x="94536" y="102059"/>
                                  </a:lnTo>
                                  <a:lnTo>
                                    <a:pt x="93807" y="103976"/>
                                  </a:lnTo>
                                  <a:lnTo>
                                    <a:pt x="93807" y="105248"/>
                                  </a:lnTo>
                                  <a:lnTo>
                                    <a:pt x="93445" y="106524"/>
                                  </a:lnTo>
                                  <a:lnTo>
                                    <a:pt x="93445" y="108441"/>
                                  </a:lnTo>
                                  <a:lnTo>
                                    <a:pt x="93077" y="109713"/>
                                  </a:lnTo>
                                  <a:lnTo>
                                    <a:pt x="93077" y="111630"/>
                                  </a:lnTo>
                                  <a:lnTo>
                                    <a:pt x="92353" y="112906"/>
                                  </a:lnTo>
                                  <a:lnTo>
                                    <a:pt x="92353" y="114818"/>
                                  </a:lnTo>
                                  <a:lnTo>
                                    <a:pt x="92353" y="116730"/>
                                  </a:lnTo>
                                  <a:lnTo>
                                    <a:pt x="92353" y="118327"/>
                                  </a:lnTo>
                                  <a:lnTo>
                                    <a:pt x="91991" y="120239"/>
                                  </a:lnTo>
                                  <a:lnTo>
                                    <a:pt x="91991" y="122151"/>
                                  </a:lnTo>
                                  <a:lnTo>
                                    <a:pt x="91991" y="123748"/>
                                  </a:lnTo>
                                  <a:lnTo>
                                    <a:pt x="91991" y="125660"/>
                                  </a:lnTo>
                                  <a:lnTo>
                                    <a:pt x="91991" y="127893"/>
                                  </a:lnTo>
                                  <a:lnTo>
                                    <a:pt x="91991" y="129810"/>
                                  </a:lnTo>
                                  <a:lnTo>
                                    <a:pt x="91991" y="203162"/>
                                  </a:lnTo>
                                  <a:lnTo>
                                    <a:pt x="25819" y="203162"/>
                                  </a:lnTo>
                                  <a:lnTo>
                                    <a:pt x="0" y="175096"/>
                                  </a:lnTo>
                                  <a:lnTo>
                                    <a:pt x="66173" y="175096"/>
                                  </a:lnTo>
                                  <a:lnTo>
                                    <a:pt x="66173" y="101744"/>
                                  </a:lnTo>
                                  <a:lnTo>
                                    <a:pt x="66173" y="99827"/>
                                  </a:lnTo>
                                  <a:lnTo>
                                    <a:pt x="66173" y="97594"/>
                                  </a:lnTo>
                                  <a:lnTo>
                                    <a:pt x="66173" y="95682"/>
                                  </a:lnTo>
                                  <a:lnTo>
                                    <a:pt x="66540" y="94085"/>
                                  </a:lnTo>
                                  <a:lnTo>
                                    <a:pt x="66540" y="92173"/>
                                  </a:lnTo>
                                  <a:lnTo>
                                    <a:pt x="66540" y="90261"/>
                                  </a:lnTo>
                                  <a:lnTo>
                                    <a:pt x="66540" y="88664"/>
                                  </a:lnTo>
                                  <a:lnTo>
                                    <a:pt x="66540" y="86752"/>
                                  </a:lnTo>
                                  <a:lnTo>
                                    <a:pt x="67264" y="85476"/>
                                  </a:lnTo>
                                  <a:lnTo>
                                    <a:pt x="67264" y="83563"/>
                                  </a:lnTo>
                                  <a:lnTo>
                                    <a:pt x="67264" y="81646"/>
                                  </a:lnTo>
                                  <a:lnTo>
                                    <a:pt x="67626" y="80375"/>
                                  </a:lnTo>
                                  <a:lnTo>
                                    <a:pt x="67626" y="78458"/>
                                  </a:lnTo>
                                  <a:lnTo>
                                    <a:pt x="67994" y="77181"/>
                                  </a:lnTo>
                                  <a:lnTo>
                                    <a:pt x="67994" y="75905"/>
                                  </a:lnTo>
                                  <a:lnTo>
                                    <a:pt x="68718" y="73993"/>
                                  </a:lnTo>
                                  <a:lnTo>
                                    <a:pt x="69085" y="72716"/>
                                  </a:lnTo>
                                  <a:lnTo>
                                    <a:pt x="69085" y="71440"/>
                                  </a:lnTo>
                                  <a:lnTo>
                                    <a:pt x="69809" y="69848"/>
                                  </a:lnTo>
                                  <a:lnTo>
                                    <a:pt x="70171" y="68572"/>
                                  </a:lnTo>
                                  <a:lnTo>
                                    <a:pt x="70171" y="67616"/>
                                  </a:lnTo>
                                  <a:lnTo>
                                    <a:pt x="70900" y="66339"/>
                                  </a:lnTo>
                                  <a:lnTo>
                                    <a:pt x="71262" y="65063"/>
                                  </a:lnTo>
                                  <a:lnTo>
                                    <a:pt x="71631" y="63471"/>
                                  </a:lnTo>
                                  <a:lnTo>
                                    <a:pt x="72355" y="62830"/>
                                  </a:lnTo>
                                  <a:lnTo>
                                    <a:pt x="72716" y="61874"/>
                                  </a:lnTo>
                                  <a:lnTo>
                                    <a:pt x="73446" y="60277"/>
                                  </a:lnTo>
                                  <a:lnTo>
                                    <a:pt x="73808" y="59642"/>
                                  </a:lnTo>
                                  <a:lnTo>
                                    <a:pt x="74175" y="58686"/>
                                  </a:lnTo>
                                  <a:lnTo>
                                    <a:pt x="74899" y="57089"/>
                                  </a:lnTo>
                                  <a:lnTo>
                                    <a:pt x="75261" y="56453"/>
                                  </a:lnTo>
                                  <a:lnTo>
                                    <a:pt x="75991" y="55497"/>
                                  </a:lnTo>
                                  <a:lnTo>
                                    <a:pt x="76353" y="54536"/>
                                  </a:lnTo>
                                  <a:lnTo>
                                    <a:pt x="77083" y="54221"/>
                                  </a:lnTo>
                                  <a:lnTo>
                                    <a:pt x="77444" y="53265"/>
                                  </a:lnTo>
                                  <a:lnTo>
                                    <a:pt x="61450" y="35400"/>
                                  </a:lnTo>
                                  <a:lnTo>
                                    <a:pt x="61450" y="0"/>
                                  </a:lnTo>
                                  <a:close/>
                                </a:path>
                              </a:pathLst>
                            </a:custGeom>
                            <a:solidFill>
                              <a:srgbClr val="000000"/>
                            </a:solidFill>
                            <a:ln>
                              <a:noFill/>
                            </a:ln>
                          </wps:spPr>
                          <wps:bodyPr spcFirstLastPara="1" wrap="square" lIns="91425" tIns="91425" rIns="91425" bIns="91425" anchor="ctr" anchorCtr="0">
                            <a:noAutofit/>
                          </wps:bodyPr>
                        </wps:wsp>
                        <wps:wsp>
                          <wps:cNvPr id="112" name="Freeform 14"/>
                          <wps:cNvSpPr/>
                          <wps:spPr>
                            <a:xfrm>
                              <a:off x="313778" y="249729"/>
                              <a:ext cx="26905" cy="28066"/>
                            </a:xfrm>
                            <a:custGeom>
                              <a:avLst/>
                              <a:gdLst/>
                              <a:ahLst/>
                              <a:cxnLst/>
                              <a:rect l="l" t="t" r="r" b="b"/>
                              <a:pathLst>
                                <a:path w="26905" h="28066" extrusionOk="0">
                                  <a:moveTo>
                                    <a:pt x="0" y="0"/>
                                  </a:moveTo>
                                  <a:lnTo>
                                    <a:pt x="1086" y="0"/>
                                  </a:lnTo>
                                  <a:lnTo>
                                    <a:pt x="26905" y="28066"/>
                                  </a:lnTo>
                                  <a:lnTo>
                                    <a:pt x="25813" y="28066"/>
                                  </a:lnTo>
                                  <a:lnTo>
                                    <a:pt x="0" y="0"/>
                                  </a:lnTo>
                                  <a:close/>
                                </a:path>
                              </a:pathLst>
                            </a:custGeom>
                            <a:solidFill>
                              <a:srgbClr val="000000"/>
                            </a:solidFill>
                            <a:ln>
                              <a:noFill/>
                            </a:ln>
                          </wps:spPr>
                          <wps:bodyPr spcFirstLastPara="1" wrap="square" lIns="91425" tIns="91425" rIns="91425" bIns="91425" anchor="ctr" anchorCtr="0">
                            <a:noAutofit/>
                          </wps:bodyPr>
                        </wps:wsp>
                        <wps:wsp>
                          <wps:cNvPr id="113" name="Freeform 15"/>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114" name="Freeform 16"/>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115" name="Freeform 17"/>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006633"/>
                            </a:solidFill>
                            <a:ln>
                              <a:noFill/>
                            </a:ln>
                          </wps:spPr>
                          <wps:bodyPr spcFirstLastPara="1" wrap="square" lIns="91425" tIns="91425" rIns="91425" bIns="91425" anchor="ctr" anchorCtr="0">
                            <a:noAutofit/>
                          </wps:bodyPr>
                        </wps:wsp>
                        <wps:wsp>
                          <wps:cNvPr id="116" name="Freeform 18"/>
                          <wps:cNvSpPr/>
                          <wps:spPr>
                            <a:xfrm>
                              <a:off x="174158" y="73037"/>
                              <a:ext cx="3637" cy="176692"/>
                            </a:xfrm>
                            <a:custGeom>
                              <a:avLst/>
                              <a:gdLst/>
                              <a:ahLst/>
                              <a:cxnLst/>
                              <a:rect l="l" t="t" r="r" b="b"/>
                              <a:pathLst>
                                <a:path w="3637" h="176692" extrusionOk="0">
                                  <a:moveTo>
                                    <a:pt x="0" y="0"/>
                                  </a:moveTo>
                                  <a:lnTo>
                                    <a:pt x="1816" y="0"/>
                                  </a:lnTo>
                                  <a:lnTo>
                                    <a:pt x="1816" y="3189"/>
                                  </a:lnTo>
                                  <a:lnTo>
                                    <a:pt x="3637" y="1597"/>
                                  </a:lnTo>
                                  <a:lnTo>
                                    <a:pt x="3637" y="176692"/>
                                  </a:lnTo>
                                  <a:lnTo>
                                    <a:pt x="0" y="176692"/>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117" name="Freeform 19"/>
                          <wps:cNvSpPr/>
                          <wps:spPr>
                            <a:xfrm>
                              <a:off x="175975" y="73037"/>
                              <a:ext cx="63265" cy="3189"/>
                            </a:xfrm>
                            <a:custGeom>
                              <a:avLst/>
                              <a:gdLst/>
                              <a:ahLst/>
                              <a:cxnLst/>
                              <a:rect l="l" t="t" r="r" b="b"/>
                              <a:pathLst>
                                <a:path w="63265" h="3189" extrusionOk="0">
                                  <a:moveTo>
                                    <a:pt x="0" y="0"/>
                                  </a:moveTo>
                                  <a:lnTo>
                                    <a:pt x="61450" y="0"/>
                                  </a:lnTo>
                                  <a:lnTo>
                                    <a:pt x="63265" y="0"/>
                                  </a:lnTo>
                                  <a:lnTo>
                                    <a:pt x="63265" y="1597"/>
                                  </a:lnTo>
                                  <a:lnTo>
                                    <a:pt x="59629" y="1597"/>
                                  </a:lnTo>
                                  <a:lnTo>
                                    <a:pt x="61450"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118" name="Freeform 20"/>
                          <wps:cNvSpPr/>
                          <wps:spPr>
                            <a:xfrm>
                              <a:off x="235603" y="74633"/>
                              <a:ext cx="3636" cy="40505"/>
                            </a:xfrm>
                            <a:custGeom>
                              <a:avLst/>
                              <a:gdLst/>
                              <a:ahLst/>
                              <a:cxnLst/>
                              <a:rect l="l" t="t" r="r" b="b"/>
                              <a:pathLst>
                                <a:path w="3636" h="40505" extrusionOk="0">
                                  <a:moveTo>
                                    <a:pt x="0" y="0"/>
                                  </a:moveTo>
                                  <a:lnTo>
                                    <a:pt x="3636" y="0"/>
                                  </a:lnTo>
                                  <a:lnTo>
                                    <a:pt x="3636" y="35400"/>
                                  </a:lnTo>
                                  <a:lnTo>
                                    <a:pt x="362" y="34764"/>
                                  </a:lnTo>
                                  <a:lnTo>
                                    <a:pt x="3274" y="36040"/>
                                  </a:lnTo>
                                  <a:lnTo>
                                    <a:pt x="0" y="40505"/>
                                  </a:lnTo>
                                  <a:lnTo>
                                    <a:pt x="0" y="35400"/>
                                  </a:lnTo>
                                  <a:lnTo>
                                    <a:pt x="0" y="0"/>
                                  </a:lnTo>
                                  <a:close/>
                                </a:path>
                              </a:pathLst>
                            </a:custGeom>
                            <a:solidFill>
                              <a:srgbClr val="000000"/>
                            </a:solidFill>
                            <a:ln>
                              <a:noFill/>
                            </a:ln>
                          </wps:spPr>
                          <wps:bodyPr spcFirstLastPara="1" wrap="square" lIns="91425" tIns="91425" rIns="91425" bIns="91425" anchor="ctr" anchorCtr="0">
                            <a:noAutofit/>
                          </wps:bodyPr>
                        </wps:wsp>
                        <wps:wsp>
                          <wps:cNvPr id="119" name="Freeform 21"/>
                          <wps:cNvSpPr/>
                          <wps:spPr>
                            <a:xfrm>
                              <a:off x="235965" y="78276"/>
                              <a:ext cx="34178" cy="32398"/>
                            </a:xfrm>
                            <a:custGeom>
                              <a:avLst/>
                              <a:gdLst/>
                              <a:ahLst/>
                              <a:cxnLst/>
                              <a:rect l="l" t="t" r="r" b="b"/>
                              <a:pathLst>
                                <a:path w="34178" h="32398" extrusionOk="0">
                                  <a:moveTo>
                                    <a:pt x="32114" y="0"/>
                                  </a:moveTo>
                                  <a:lnTo>
                                    <a:pt x="34178" y="2414"/>
                                  </a:lnTo>
                                  <a:lnTo>
                                    <a:pt x="33816" y="2414"/>
                                  </a:lnTo>
                                  <a:lnTo>
                                    <a:pt x="29817" y="4967"/>
                                  </a:lnTo>
                                  <a:lnTo>
                                    <a:pt x="25451" y="7520"/>
                                  </a:lnTo>
                                  <a:lnTo>
                                    <a:pt x="21452" y="10709"/>
                                  </a:lnTo>
                                  <a:lnTo>
                                    <a:pt x="17453" y="14538"/>
                                  </a:lnTo>
                                  <a:lnTo>
                                    <a:pt x="13455" y="18362"/>
                                  </a:lnTo>
                                  <a:lnTo>
                                    <a:pt x="10180" y="22827"/>
                                  </a:lnTo>
                                  <a:lnTo>
                                    <a:pt x="6549" y="27292"/>
                                  </a:lnTo>
                                  <a:lnTo>
                                    <a:pt x="2912" y="32398"/>
                                  </a:lnTo>
                                  <a:lnTo>
                                    <a:pt x="0" y="31121"/>
                                  </a:lnTo>
                                  <a:lnTo>
                                    <a:pt x="3636" y="26021"/>
                                  </a:lnTo>
                                  <a:lnTo>
                                    <a:pt x="7273" y="20915"/>
                                  </a:lnTo>
                                  <a:lnTo>
                                    <a:pt x="11271" y="16450"/>
                                  </a:lnTo>
                                  <a:lnTo>
                                    <a:pt x="15270" y="12621"/>
                                  </a:lnTo>
                                  <a:lnTo>
                                    <a:pt x="19275" y="8796"/>
                                  </a:lnTo>
                                  <a:lnTo>
                                    <a:pt x="23273" y="5608"/>
                                  </a:lnTo>
                                  <a:lnTo>
                                    <a:pt x="27634" y="2414"/>
                                  </a:lnTo>
                                  <a:lnTo>
                                    <a:pt x="32114" y="0"/>
                                  </a:lnTo>
                                  <a:close/>
                                </a:path>
                              </a:pathLst>
                            </a:custGeom>
                            <a:solidFill>
                              <a:srgbClr val="000000"/>
                            </a:solidFill>
                            <a:ln>
                              <a:noFill/>
                            </a:ln>
                          </wps:spPr>
                          <wps:bodyPr spcFirstLastPara="1" wrap="square" lIns="91425" tIns="91425" rIns="91425" bIns="91425" anchor="ctr" anchorCtr="0">
                            <a:noAutofit/>
                          </wps:bodyPr>
                        </wps:wsp>
                        <wps:wsp>
                          <wps:cNvPr id="120" name="Freeform 22"/>
                          <wps:cNvSpPr/>
                          <wps:spPr>
                            <a:xfrm>
                              <a:off x="267966" y="78142"/>
                              <a:ext cx="362" cy="134"/>
                            </a:xfrm>
                            <a:custGeom>
                              <a:avLst/>
                              <a:gdLst/>
                              <a:ahLst/>
                              <a:cxnLst/>
                              <a:rect l="l" t="t" r="r" b="b"/>
                              <a:pathLst>
                                <a:path w="362" h="134" extrusionOk="0">
                                  <a:moveTo>
                                    <a:pt x="0" y="0"/>
                                  </a:moveTo>
                                  <a:lnTo>
                                    <a:pt x="362" y="0"/>
                                  </a:lnTo>
                                  <a:lnTo>
                                    <a:pt x="114" y="134"/>
                                  </a:lnTo>
                                  <a:lnTo>
                                    <a:pt x="0" y="0"/>
                                  </a:lnTo>
                                  <a:close/>
                                </a:path>
                              </a:pathLst>
                            </a:custGeom>
                            <a:solidFill>
                              <a:srgbClr val="000000"/>
                            </a:solidFill>
                            <a:ln>
                              <a:noFill/>
                            </a:ln>
                          </wps:spPr>
                          <wps:bodyPr spcFirstLastPara="1" wrap="square" lIns="91425" tIns="91425" rIns="91425" bIns="91425" anchor="ctr" anchorCtr="0">
                            <a:noAutofit/>
                          </wps:bodyPr>
                        </wps:wsp>
                        <wps:wsp>
                          <wps:cNvPr id="121" name="Freeform 23"/>
                          <wps:cNvSpPr/>
                          <wps:spPr>
                            <a:xfrm>
                              <a:off x="267966" y="67616"/>
                              <a:ext cx="42899" cy="13075"/>
                            </a:xfrm>
                            <a:custGeom>
                              <a:avLst/>
                              <a:gdLst/>
                              <a:ahLst/>
                              <a:cxnLst/>
                              <a:rect l="l" t="t" r="r" b="b"/>
                              <a:pathLst>
                                <a:path w="42899" h="13075" extrusionOk="0">
                                  <a:moveTo>
                                    <a:pt x="42899" y="0"/>
                                  </a:moveTo>
                                  <a:lnTo>
                                    <a:pt x="42899" y="3189"/>
                                  </a:lnTo>
                                  <a:lnTo>
                                    <a:pt x="37085" y="2873"/>
                                  </a:lnTo>
                                  <a:lnTo>
                                    <a:pt x="31627" y="3509"/>
                                  </a:lnTo>
                                  <a:lnTo>
                                    <a:pt x="25813" y="4145"/>
                                  </a:lnTo>
                                  <a:lnTo>
                                    <a:pt x="20723" y="5421"/>
                                  </a:lnTo>
                                  <a:lnTo>
                                    <a:pt x="15632" y="6697"/>
                                  </a:lnTo>
                                  <a:lnTo>
                                    <a:pt x="10904" y="8610"/>
                                  </a:lnTo>
                                  <a:lnTo>
                                    <a:pt x="6176" y="10527"/>
                                  </a:lnTo>
                                  <a:lnTo>
                                    <a:pt x="2177" y="13075"/>
                                  </a:lnTo>
                                  <a:lnTo>
                                    <a:pt x="0" y="10527"/>
                                  </a:lnTo>
                                  <a:lnTo>
                                    <a:pt x="4722" y="7974"/>
                                  </a:lnTo>
                                  <a:lnTo>
                                    <a:pt x="9451" y="6062"/>
                                  </a:lnTo>
                                  <a:lnTo>
                                    <a:pt x="14179" y="4145"/>
                                  </a:lnTo>
                                  <a:lnTo>
                                    <a:pt x="19993" y="2873"/>
                                  </a:lnTo>
                                  <a:lnTo>
                                    <a:pt x="25083" y="1597"/>
                                  </a:lnTo>
                                  <a:lnTo>
                                    <a:pt x="30903" y="956"/>
                                  </a:lnTo>
                                  <a:lnTo>
                                    <a:pt x="37085" y="320"/>
                                  </a:lnTo>
                                  <a:lnTo>
                                    <a:pt x="42899" y="0"/>
                                  </a:lnTo>
                                  <a:close/>
                                </a:path>
                              </a:pathLst>
                            </a:custGeom>
                            <a:solidFill>
                              <a:srgbClr val="000000"/>
                            </a:solidFill>
                            <a:ln>
                              <a:noFill/>
                            </a:ln>
                          </wps:spPr>
                          <wps:bodyPr spcFirstLastPara="1" wrap="square" lIns="91425" tIns="91425" rIns="91425" bIns="91425" anchor="ctr" anchorCtr="0">
                            <a:noAutofit/>
                          </wps:bodyPr>
                        </wps:wsp>
                        <wps:wsp>
                          <wps:cNvPr id="122" name="Freeform 24"/>
                          <wps:cNvSpPr/>
                          <wps:spPr>
                            <a:xfrm>
                              <a:off x="310865" y="67616"/>
                              <a:ext cx="33817" cy="8294"/>
                            </a:xfrm>
                            <a:custGeom>
                              <a:avLst/>
                              <a:gdLst/>
                              <a:ahLst/>
                              <a:cxnLst/>
                              <a:rect l="l" t="t" r="r" b="b"/>
                              <a:pathLst>
                                <a:path w="33817" h="8294" extrusionOk="0">
                                  <a:moveTo>
                                    <a:pt x="0" y="0"/>
                                  </a:moveTo>
                                  <a:lnTo>
                                    <a:pt x="4728" y="0"/>
                                  </a:lnTo>
                                  <a:lnTo>
                                    <a:pt x="9089" y="641"/>
                                  </a:lnTo>
                                  <a:lnTo>
                                    <a:pt x="13817" y="956"/>
                                  </a:lnTo>
                                  <a:lnTo>
                                    <a:pt x="18183" y="1597"/>
                                  </a:lnTo>
                                  <a:lnTo>
                                    <a:pt x="22182" y="2553"/>
                                  </a:lnTo>
                                  <a:lnTo>
                                    <a:pt x="26181" y="3509"/>
                                  </a:lnTo>
                                  <a:lnTo>
                                    <a:pt x="29818" y="4465"/>
                                  </a:lnTo>
                                  <a:lnTo>
                                    <a:pt x="33817" y="5741"/>
                                  </a:lnTo>
                                  <a:lnTo>
                                    <a:pt x="32362" y="8294"/>
                                  </a:lnTo>
                                  <a:lnTo>
                                    <a:pt x="29088" y="7018"/>
                                  </a:lnTo>
                                  <a:lnTo>
                                    <a:pt x="25451" y="6062"/>
                                  </a:lnTo>
                                  <a:lnTo>
                                    <a:pt x="21453" y="5106"/>
                                  </a:lnTo>
                                  <a:lnTo>
                                    <a:pt x="17454" y="4145"/>
                                  </a:lnTo>
                                  <a:lnTo>
                                    <a:pt x="13093" y="3509"/>
                                  </a:lnTo>
                                  <a:lnTo>
                                    <a:pt x="9089" y="3189"/>
                                  </a:lnTo>
                                  <a:lnTo>
                                    <a:pt x="4728"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123" name="Freeform 25"/>
                          <wps:cNvSpPr/>
                          <wps:spPr>
                            <a:xfrm>
                              <a:off x="366133" y="91393"/>
                              <a:ext cx="362" cy="144"/>
                            </a:xfrm>
                            <a:custGeom>
                              <a:avLst/>
                              <a:gdLst/>
                              <a:ahLst/>
                              <a:cxnLst/>
                              <a:rect l="l" t="t" r="r" b="b"/>
                              <a:pathLst>
                                <a:path w="362" h="144" extrusionOk="0">
                                  <a:moveTo>
                                    <a:pt x="219" y="0"/>
                                  </a:moveTo>
                                  <a:lnTo>
                                    <a:pt x="362" y="144"/>
                                  </a:lnTo>
                                  <a:lnTo>
                                    <a:pt x="0" y="144"/>
                                  </a:lnTo>
                                  <a:lnTo>
                                    <a:pt x="219" y="0"/>
                                  </a:lnTo>
                                  <a:close/>
                                </a:path>
                              </a:pathLst>
                            </a:custGeom>
                            <a:solidFill>
                              <a:srgbClr val="000000"/>
                            </a:solidFill>
                            <a:ln>
                              <a:noFill/>
                            </a:ln>
                          </wps:spPr>
                          <wps:bodyPr spcFirstLastPara="1" wrap="square" lIns="91425" tIns="91425" rIns="91425" bIns="91425" anchor="ctr" anchorCtr="0">
                            <a:noAutofit/>
                          </wps:bodyPr>
                        </wps:wsp>
                        <wps:wsp>
                          <wps:cNvPr id="124" name="Freeform 26"/>
                          <wps:cNvSpPr/>
                          <wps:spPr>
                            <a:xfrm>
                              <a:off x="343227" y="73357"/>
                              <a:ext cx="25813" cy="18036"/>
                            </a:xfrm>
                            <a:custGeom>
                              <a:avLst/>
                              <a:gdLst/>
                              <a:ahLst/>
                              <a:cxnLst/>
                              <a:rect l="l" t="t" r="r" b="b"/>
                              <a:pathLst>
                                <a:path w="25813" h="18036" extrusionOk="0">
                                  <a:moveTo>
                                    <a:pt x="1454" y="0"/>
                                  </a:moveTo>
                                  <a:lnTo>
                                    <a:pt x="5090" y="1597"/>
                                  </a:lnTo>
                                  <a:lnTo>
                                    <a:pt x="8359" y="3189"/>
                                  </a:lnTo>
                                  <a:lnTo>
                                    <a:pt x="11996" y="5101"/>
                                  </a:lnTo>
                                  <a:lnTo>
                                    <a:pt x="14903" y="7018"/>
                                  </a:lnTo>
                                  <a:lnTo>
                                    <a:pt x="17816" y="9250"/>
                                  </a:lnTo>
                                  <a:lnTo>
                                    <a:pt x="20361" y="11483"/>
                                  </a:lnTo>
                                  <a:lnTo>
                                    <a:pt x="22906" y="13715"/>
                                  </a:lnTo>
                                  <a:lnTo>
                                    <a:pt x="25451" y="16268"/>
                                  </a:lnTo>
                                  <a:lnTo>
                                    <a:pt x="25813" y="16268"/>
                                  </a:lnTo>
                                  <a:lnTo>
                                    <a:pt x="23125" y="18036"/>
                                  </a:lnTo>
                                  <a:lnTo>
                                    <a:pt x="20723" y="15627"/>
                                  </a:lnTo>
                                  <a:lnTo>
                                    <a:pt x="18178" y="13395"/>
                                  </a:lnTo>
                                  <a:lnTo>
                                    <a:pt x="15633" y="11162"/>
                                  </a:lnTo>
                                  <a:lnTo>
                                    <a:pt x="12726" y="9571"/>
                                  </a:lnTo>
                                  <a:lnTo>
                                    <a:pt x="9813" y="7654"/>
                                  </a:lnTo>
                                  <a:lnTo>
                                    <a:pt x="6906" y="5741"/>
                                  </a:lnTo>
                                  <a:lnTo>
                                    <a:pt x="3637" y="4145"/>
                                  </a:lnTo>
                                  <a:lnTo>
                                    <a:pt x="0" y="2553"/>
                                  </a:lnTo>
                                  <a:lnTo>
                                    <a:pt x="1454" y="0"/>
                                  </a:lnTo>
                                  <a:close/>
                                </a:path>
                              </a:pathLst>
                            </a:custGeom>
                            <a:solidFill>
                              <a:srgbClr val="000000"/>
                            </a:solidFill>
                            <a:ln>
                              <a:noFill/>
                            </a:ln>
                          </wps:spPr>
                          <wps:bodyPr spcFirstLastPara="1" wrap="square" lIns="91425" tIns="91425" rIns="91425" bIns="91425" anchor="ctr" anchorCtr="0">
                            <a:noAutofit/>
                          </wps:bodyPr>
                        </wps:wsp>
                        <wps:wsp>
                          <wps:cNvPr id="125" name="Freeform 27"/>
                          <wps:cNvSpPr/>
                          <wps:spPr>
                            <a:xfrm>
                              <a:off x="366133" y="89625"/>
                              <a:ext cx="13817" cy="22640"/>
                            </a:xfrm>
                            <a:custGeom>
                              <a:avLst/>
                              <a:gdLst/>
                              <a:ahLst/>
                              <a:cxnLst/>
                              <a:rect l="l" t="t" r="r" b="b"/>
                              <a:pathLst>
                                <a:path w="13817" h="22640" extrusionOk="0">
                                  <a:moveTo>
                                    <a:pt x="2907" y="0"/>
                                  </a:moveTo>
                                  <a:lnTo>
                                    <a:pt x="4722" y="2548"/>
                                  </a:lnTo>
                                  <a:lnTo>
                                    <a:pt x="6544" y="5101"/>
                                  </a:lnTo>
                                  <a:lnTo>
                                    <a:pt x="7997" y="7333"/>
                                  </a:lnTo>
                                  <a:lnTo>
                                    <a:pt x="9451" y="9886"/>
                                  </a:lnTo>
                                  <a:lnTo>
                                    <a:pt x="10904" y="12754"/>
                                  </a:lnTo>
                                  <a:lnTo>
                                    <a:pt x="11996" y="15943"/>
                                  </a:lnTo>
                                  <a:lnTo>
                                    <a:pt x="13088" y="18816"/>
                                  </a:lnTo>
                                  <a:lnTo>
                                    <a:pt x="13817" y="22005"/>
                                  </a:lnTo>
                                  <a:lnTo>
                                    <a:pt x="10904" y="22640"/>
                                  </a:lnTo>
                                  <a:lnTo>
                                    <a:pt x="10180" y="19452"/>
                                  </a:lnTo>
                                  <a:lnTo>
                                    <a:pt x="9089" y="16583"/>
                                  </a:lnTo>
                                  <a:lnTo>
                                    <a:pt x="7997" y="14031"/>
                                  </a:lnTo>
                                  <a:lnTo>
                                    <a:pt x="6544" y="11162"/>
                                  </a:lnTo>
                                  <a:lnTo>
                                    <a:pt x="5090" y="8610"/>
                                  </a:lnTo>
                                  <a:lnTo>
                                    <a:pt x="3636" y="6377"/>
                                  </a:lnTo>
                                  <a:lnTo>
                                    <a:pt x="1815" y="3824"/>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126" name="Freeform 28"/>
                          <wps:cNvSpPr/>
                          <wps:spPr>
                            <a:xfrm>
                              <a:off x="379583" y="134911"/>
                              <a:ext cx="1821" cy="1597"/>
                            </a:xfrm>
                            <a:custGeom>
                              <a:avLst/>
                              <a:gdLst/>
                              <a:ahLst/>
                              <a:cxnLst/>
                              <a:rect l="l" t="t" r="r" b="b"/>
                              <a:pathLst>
                                <a:path w="1821" h="1597" extrusionOk="0">
                                  <a:moveTo>
                                    <a:pt x="0" y="0"/>
                                  </a:moveTo>
                                  <a:lnTo>
                                    <a:pt x="1821" y="1597"/>
                                  </a:lnTo>
                                  <a:lnTo>
                                    <a:pt x="367" y="1597"/>
                                  </a:lnTo>
                                  <a:lnTo>
                                    <a:pt x="0" y="0"/>
                                  </a:lnTo>
                                  <a:close/>
                                </a:path>
                              </a:pathLst>
                            </a:custGeom>
                            <a:solidFill>
                              <a:srgbClr val="000000"/>
                            </a:solidFill>
                            <a:ln>
                              <a:noFill/>
                            </a:ln>
                          </wps:spPr>
                          <wps:bodyPr spcFirstLastPara="1" wrap="square" lIns="91425" tIns="91425" rIns="91425" bIns="91425" anchor="ctr" anchorCtr="0">
                            <a:noAutofit/>
                          </wps:bodyPr>
                        </wps:wsp>
                        <wps:wsp>
                          <wps:cNvPr id="127" name="Freeform 29"/>
                          <wps:cNvSpPr/>
                          <wps:spPr>
                            <a:xfrm>
                              <a:off x="377037" y="111630"/>
                              <a:ext cx="6182" cy="24878"/>
                            </a:xfrm>
                            <a:custGeom>
                              <a:avLst/>
                              <a:gdLst/>
                              <a:ahLst/>
                              <a:cxnLst/>
                              <a:rect l="l" t="t" r="r" b="b"/>
                              <a:pathLst>
                                <a:path w="6182" h="24878" extrusionOk="0">
                                  <a:moveTo>
                                    <a:pt x="2913" y="0"/>
                                  </a:moveTo>
                                  <a:lnTo>
                                    <a:pt x="3275" y="2233"/>
                                  </a:lnTo>
                                  <a:lnTo>
                                    <a:pt x="3999" y="4785"/>
                                  </a:lnTo>
                                  <a:lnTo>
                                    <a:pt x="4366" y="7338"/>
                                  </a:lnTo>
                                  <a:lnTo>
                                    <a:pt x="4728" y="10527"/>
                                  </a:lnTo>
                                  <a:lnTo>
                                    <a:pt x="5090" y="13395"/>
                                  </a:lnTo>
                                  <a:lnTo>
                                    <a:pt x="5458" y="16584"/>
                                  </a:lnTo>
                                  <a:lnTo>
                                    <a:pt x="6182" y="19772"/>
                                  </a:lnTo>
                                  <a:lnTo>
                                    <a:pt x="5820" y="23281"/>
                                  </a:lnTo>
                                  <a:lnTo>
                                    <a:pt x="4366" y="21689"/>
                                  </a:lnTo>
                                  <a:lnTo>
                                    <a:pt x="4366" y="24878"/>
                                  </a:lnTo>
                                  <a:lnTo>
                                    <a:pt x="2913" y="23281"/>
                                  </a:lnTo>
                                  <a:lnTo>
                                    <a:pt x="2546" y="19772"/>
                                  </a:lnTo>
                                  <a:lnTo>
                                    <a:pt x="2546" y="16584"/>
                                  </a:lnTo>
                                  <a:lnTo>
                                    <a:pt x="2184" y="13395"/>
                                  </a:lnTo>
                                  <a:lnTo>
                                    <a:pt x="1822" y="10527"/>
                                  </a:lnTo>
                                  <a:lnTo>
                                    <a:pt x="1453" y="7974"/>
                                  </a:lnTo>
                                  <a:lnTo>
                                    <a:pt x="1092" y="5421"/>
                                  </a:lnTo>
                                  <a:lnTo>
                                    <a:pt x="368" y="2868"/>
                                  </a:lnTo>
                                  <a:lnTo>
                                    <a:pt x="0" y="636"/>
                                  </a:lnTo>
                                  <a:lnTo>
                                    <a:pt x="2913" y="0"/>
                                  </a:lnTo>
                                  <a:close/>
                                </a:path>
                              </a:pathLst>
                            </a:custGeom>
                            <a:solidFill>
                              <a:srgbClr val="000000"/>
                            </a:solidFill>
                            <a:ln>
                              <a:noFill/>
                            </a:ln>
                          </wps:spPr>
                          <wps:bodyPr spcFirstLastPara="1" wrap="square" lIns="91425" tIns="91425" rIns="91425" bIns="91425" anchor="ctr" anchorCtr="0">
                            <a:noAutofit/>
                          </wps:bodyPr>
                        </wps:wsp>
                        <wps:wsp>
                          <wps:cNvPr id="128" name="Freeform 30"/>
                          <wps:cNvSpPr/>
                          <wps:spPr>
                            <a:xfrm>
                              <a:off x="381404" y="133319"/>
                              <a:ext cx="2546" cy="1592"/>
                            </a:xfrm>
                            <a:custGeom>
                              <a:avLst/>
                              <a:gdLst/>
                              <a:ahLst/>
                              <a:cxnLst/>
                              <a:rect l="l" t="t" r="r" b="b"/>
                              <a:pathLst>
                                <a:path w="2546" h="1592" extrusionOk="0">
                                  <a:moveTo>
                                    <a:pt x="0" y="0"/>
                                  </a:moveTo>
                                  <a:lnTo>
                                    <a:pt x="724" y="0"/>
                                  </a:lnTo>
                                  <a:lnTo>
                                    <a:pt x="2546" y="0"/>
                                  </a:lnTo>
                                  <a:lnTo>
                                    <a:pt x="2546" y="1592"/>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129" name="Freeform 31"/>
                          <wps:cNvSpPr/>
                          <wps:spPr>
                            <a:xfrm>
                              <a:off x="380312" y="134911"/>
                              <a:ext cx="9144" cy="94090"/>
                            </a:xfrm>
                            <a:custGeom>
                              <a:avLst/>
                              <a:gdLst/>
                              <a:ahLst/>
                              <a:cxnLst/>
                              <a:rect l="l" t="t" r="r" b="b"/>
                              <a:pathLst>
                                <a:path w="9144" h="94090" extrusionOk="0">
                                  <a:moveTo>
                                    <a:pt x="0" y="0"/>
                                  </a:moveTo>
                                  <a:lnTo>
                                    <a:pt x="9144" y="0"/>
                                  </a:lnTo>
                                  <a:lnTo>
                                    <a:pt x="9144" y="94090"/>
                                  </a:lnTo>
                                  <a:lnTo>
                                    <a:pt x="0" y="94090"/>
                                  </a:lnTo>
                                  <a:lnTo>
                                    <a:pt x="0" y="0"/>
                                  </a:lnTo>
                                </a:path>
                              </a:pathLst>
                            </a:custGeom>
                            <a:solidFill>
                              <a:srgbClr val="000000"/>
                            </a:solidFill>
                            <a:ln>
                              <a:noFill/>
                            </a:ln>
                          </wps:spPr>
                          <wps:bodyPr spcFirstLastPara="1" wrap="square" lIns="91425" tIns="91425" rIns="91425" bIns="91425" anchor="ctr" anchorCtr="0">
                            <a:noAutofit/>
                          </wps:bodyPr>
                        </wps:wsp>
                        <wps:wsp>
                          <wps:cNvPr id="130" name="Freeform 32"/>
                          <wps:cNvSpPr/>
                          <wps:spPr>
                            <a:xfrm>
                              <a:off x="380312" y="229001"/>
                              <a:ext cx="10904" cy="31255"/>
                            </a:xfrm>
                            <a:custGeom>
                              <a:avLst/>
                              <a:gdLst/>
                              <a:ahLst/>
                              <a:cxnLst/>
                              <a:rect l="l" t="t" r="r" b="b"/>
                              <a:pathLst>
                                <a:path w="10904" h="31255" extrusionOk="0">
                                  <a:moveTo>
                                    <a:pt x="0" y="0"/>
                                  </a:moveTo>
                                  <a:lnTo>
                                    <a:pt x="3637" y="0"/>
                                  </a:lnTo>
                                  <a:lnTo>
                                    <a:pt x="3637" y="4785"/>
                                  </a:lnTo>
                                  <a:lnTo>
                                    <a:pt x="3637" y="9566"/>
                                  </a:lnTo>
                                  <a:lnTo>
                                    <a:pt x="4360" y="13395"/>
                                  </a:lnTo>
                                  <a:lnTo>
                                    <a:pt x="5090" y="17540"/>
                                  </a:lnTo>
                                  <a:lnTo>
                                    <a:pt x="6182" y="21049"/>
                                  </a:lnTo>
                                  <a:lnTo>
                                    <a:pt x="7635" y="24237"/>
                                  </a:lnTo>
                                  <a:lnTo>
                                    <a:pt x="9089" y="27110"/>
                                  </a:lnTo>
                                  <a:lnTo>
                                    <a:pt x="10904" y="29343"/>
                                  </a:lnTo>
                                  <a:lnTo>
                                    <a:pt x="7997" y="31255"/>
                                  </a:lnTo>
                                  <a:lnTo>
                                    <a:pt x="6182" y="28387"/>
                                  </a:lnTo>
                                  <a:lnTo>
                                    <a:pt x="4728" y="25514"/>
                                  </a:lnTo>
                                  <a:lnTo>
                                    <a:pt x="3269" y="21689"/>
                                  </a:lnTo>
                                  <a:lnTo>
                                    <a:pt x="2183" y="18180"/>
                                  </a:lnTo>
                                  <a:lnTo>
                                    <a:pt x="1453" y="14031"/>
                                  </a:lnTo>
                                  <a:lnTo>
                                    <a:pt x="724" y="9566"/>
                                  </a:lnTo>
                                  <a:lnTo>
                                    <a:pt x="0" y="4785"/>
                                  </a:lnTo>
                                  <a:lnTo>
                                    <a:pt x="0" y="0"/>
                                  </a:lnTo>
                                  <a:close/>
                                </a:path>
                              </a:pathLst>
                            </a:custGeom>
                            <a:solidFill>
                              <a:srgbClr val="000000"/>
                            </a:solidFill>
                            <a:ln>
                              <a:noFill/>
                            </a:ln>
                          </wps:spPr>
                          <wps:bodyPr spcFirstLastPara="1" wrap="square" lIns="91425" tIns="91425" rIns="91425" bIns="91425" anchor="ctr" anchorCtr="0">
                            <a:noAutofit/>
                          </wps:bodyPr>
                        </wps:wsp>
                        <wps:wsp>
                          <wps:cNvPr id="131" name="Freeform 33"/>
                          <wps:cNvSpPr/>
                          <wps:spPr>
                            <a:xfrm>
                              <a:off x="388310" y="258344"/>
                              <a:ext cx="25451" cy="12119"/>
                            </a:xfrm>
                            <a:custGeom>
                              <a:avLst/>
                              <a:gdLst/>
                              <a:ahLst/>
                              <a:cxnLst/>
                              <a:rect l="l" t="t" r="r" b="b"/>
                              <a:pathLst>
                                <a:path w="25451" h="12119" extrusionOk="0">
                                  <a:moveTo>
                                    <a:pt x="2907" y="0"/>
                                  </a:moveTo>
                                  <a:lnTo>
                                    <a:pt x="4728" y="2232"/>
                                  </a:lnTo>
                                  <a:lnTo>
                                    <a:pt x="6911" y="4145"/>
                                  </a:lnTo>
                                  <a:lnTo>
                                    <a:pt x="9089" y="5421"/>
                                  </a:lnTo>
                                  <a:lnTo>
                                    <a:pt x="12002" y="6697"/>
                                  </a:lnTo>
                                  <a:lnTo>
                                    <a:pt x="14908" y="7974"/>
                                  </a:lnTo>
                                  <a:lnTo>
                                    <a:pt x="18178" y="8610"/>
                                  </a:lnTo>
                                  <a:lnTo>
                                    <a:pt x="21452" y="9250"/>
                                  </a:lnTo>
                                  <a:lnTo>
                                    <a:pt x="25451" y="8930"/>
                                  </a:lnTo>
                                  <a:lnTo>
                                    <a:pt x="25451" y="12119"/>
                                  </a:lnTo>
                                  <a:lnTo>
                                    <a:pt x="21452" y="11798"/>
                                  </a:lnTo>
                                  <a:lnTo>
                                    <a:pt x="17454" y="11162"/>
                                  </a:lnTo>
                                  <a:lnTo>
                                    <a:pt x="14179" y="10522"/>
                                  </a:lnTo>
                                  <a:lnTo>
                                    <a:pt x="10543" y="9250"/>
                                  </a:lnTo>
                                  <a:lnTo>
                                    <a:pt x="7635" y="7974"/>
                                  </a:lnTo>
                                  <a:lnTo>
                                    <a:pt x="4728" y="6057"/>
                                  </a:lnTo>
                                  <a:lnTo>
                                    <a:pt x="2545" y="414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132" name="Freeform 34"/>
                          <wps:cNvSpPr/>
                          <wps:spPr>
                            <a:xfrm>
                              <a:off x="413761" y="253879"/>
                              <a:ext cx="32362" cy="16584"/>
                            </a:xfrm>
                            <a:custGeom>
                              <a:avLst/>
                              <a:gdLst/>
                              <a:ahLst/>
                              <a:cxnLst/>
                              <a:rect l="l" t="t" r="r" b="b"/>
                              <a:pathLst>
                                <a:path w="32362" h="16584" extrusionOk="0">
                                  <a:moveTo>
                                    <a:pt x="29449" y="0"/>
                                  </a:moveTo>
                                  <a:lnTo>
                                    <a:pt x="29449" y="315"/>
                                  </a:lnTo>
                                  <a:lnTo>
                                    <a:pt x="32362" y="1592"/>
                                  </a:lnTo>
                                  <a:lnTo>
                                    <a:pt x="32362" y="1912"/>
                                  </a:lnTo>
                                  <a:lnTo>
                                    <a:pt x="29087" y="5101"/>
                                  </a:lnTo>
                                  <a:lnTo>
                                    <a:pt x="26181" y="7974"/>
                                  </a:lnTo>
                                  <a:lnTo>
                                    <a:pt x="22906" y="10522"/>
                                  </a:lnTo>
                                  <a:lnTo>
                                    <a:pt x="18907" y="12439"/>
                                  </a:lnTo>
                                  <a:lnTo>
                                    <a:pt x="14908" y="14031"/>
                                  </a:lnTo>
                                  <a:lnTo>
                                    <a:pt x="10181" y="15307"/>
                                  </a:lnTo>
                                  <a:lnTo>
                                    <a:pt x="5090" y="15948"/>
                                  </a:lnTo>
                                  <a:lnTo>
                                    <a:pt x="0" y="16584"/>
                                  </a:lnTo>
                                  <a:lnTo>
                                    <a:pt x="0" y="13395"/>
                                  </a:lnTo>
                                  <a:lnTo>
                                    <a:pt x="5090" y="13395"/>
                                  </a:lnTo>
                                  <a:lnTo>
                                    <a:pt x="9457" y="12754"/>
                                  </a:lnTo>
                                  <a:lnTo>
                                    <a:pt x="13455" y="11483"/>
                                  </a:lnTo>
                                  <a:lnTo>
                                    <a:pt x="17454" y="9886"/>
                                  </a:lnTo>
                                  <a:lnTo>
                                    <a:pt x="20723" y="7974"/>
                                  </a:lnTo>
                                  <a:lnTo>
                                    <a:pt x="23998" y="6057"/>
                                  </a:lnTo>
                                  <a:lnTo>
                                    <a:pt x="26905" y="3189"/>
                                  </a:lnTo>
                                  <a:lnTo>
                                    <a:pt x="29449" y="0"/>
                                  </a:lnTo>
                                  <a:close/>
                                </a:path>
                              </a:pathLst>
                            </a:custGeom>
                            <a:solidFill>
                              <a:srgbClr val="000000"/>
                            </a:solidFill>
                            <a:ln>
                              <a:noFill/>
                            </a:ln>
                          </wps:spPr>
                          <wps:bodyPr spcFirstLastPara="1" wrap="square" lIns="91425" tIns="91425" rIns="91425" bIns="91425" anchor="ctr" anchorCtr="0">
                            <a:noAutofit/>
                          </wps:bodyPr>
                        </wps:wsp>
                        <wps:wsp>
                          <wps:cNvPr id="133" name="Freeform 35"/>
                          <wps:cNvSpPr/>
                          <wps:spPr>
                            <a:xfrm>
                              <a:off x="443210" y="208588"/>
                              <a:ext cx="13094" cy="46882"/>
                            </a:xfrm>
                            <a:custGeom>
                              <a:avLst/>
                              <a:gdLst/>
                              <a:ahLst/>
                              <a:cxnLst/>
                              <a:rect l="l" t="t" r="r" b="b"/>
                              <a:pathLst>
                                <a:path w="13094" h="46882" extrusionOk="0">
                                  <a:moveTo>
                                    <a:pt x="9457" y="0"/>
                                  </a:moveTo>
                                  <a:lnTo>
                                    <a:pt x="13094" y="0"/>
                                  </a:lnTo>
                                  <a:lnTo>
                                    <a:pt x="12726" y="7654"/>
                                  </a:lnTo>
                                  <a:lnTo>
                                    <a:pt x="12002" y="14671"/>
                                  </a:lnTo>
                                  <a:lnTo>
                                    <a:pt x="11272" y="21689"/>
                                  </a:lnTo>
                                  <a:lnTo>
                                    <a:pt x="10181" y="27746"/>
                                  </a:lnTo>
                                  <a:lnTo>
                                    <a:pt x="8727" y="33167"/>
                                  </a:lnTo>
                                  <a:lnTo>
                                    <a:pt x="6912" y="38273"/>
                                  </a:lnTo>
                                  <a:lnTo>
                                    <a:pt x="5090" y="43058"/>
                                  </a:lnTo>
                                  <a:lnTo>
                                    <a:pt x="2913" y="46882"/>
                                  </a:lnTo>
                                  <a:lnTo>
                                    <a:pt x="0" y="45606"/>
                                  </a:lnTo>
                                  <a:lnTo>
                                    <a:pt x="2184" y="41782"/>
                                  </a:lnTo>
                                  <a:lnTo>
                                    <a:pt x="3999" y="37637"/>
                                  </a:lnTo>
                                  <a:lnTo>
                                    <a:pt x="5820" y="32531"/>
                                  </a:lnTo>
                                  <a:lnTo>
                                    <a:pt x="7274" y="27110"/>
                                  </a:lnTo>
                                  <a:lnTo>
                                    <a:pt x="8365" y="21049"/>
                                  </a:lnTo>
                                  <a:lnTo>
                                    <a:pt x="9089" y="14671"/>
                                  </a:lnTo>
                                  <a:lnTo>
                                    <a:pt x="9819" y="7654"/>
                                  </a:lnTo>
                                  <a:lnTo>
                                    <a:pt x="9457" y="0"/>
                                  </a:lnTo>
                                  <a:close/>
                                </a:path>
                              </a:pathLst>
                            </a:custGeom>
                            <a:solidFill>
                              <a:srgbClr val="000000"/>
                            </a:solidFill>
                            <a:ln>
                              <a:noFill/>
                            </a:ln>
                          </wps:spPr>
                          <wps:bodyPr spcFirstLastPara="1" wrap="square" lIns="91425" tIns="91425" rIns="91425" bIns="91425" anchor="ctr" anchorCtr="0">
                            <a:noAutofit/>
                          </wps:bodyPr>
                        </wps:wsp>
                        <wps:wsp>
                          <wps:cNvPr id="134" name="Freeform 36"/>
                          <wps:cNvSpPr/>
                          <wps:spPr>
                            <a:xfrm>
                              <a:off x="452667" y="133319"/>
                              <a:ext cx="3637" cy="75269"/>
                            </a:xfrm>
                            <a:custGeom>
                              <a:avLst/>
                              <a:gdLst/>
                              <a:ahLst/>
                              <a:cxnLst/>
                              <a:rect l="l" t="t" r="r" b="b"/>
                              <a:pathLst>
                                <a:path w="3637" h="75269" extrusionOk="0">
                                  <a:moveTo>
                                    <a:pt x="0" y="0"/>
                                  </a:moveTo>
                                  <a:lnTo>
                                    <a:pt x="1815" y="0"/>
                                  </a:lnTo>
                                  <a:lnTo>
                                    <a:pt x="1815" y="3189"/>
                                  </a:lnTo>
                                  <a:lnTo>
                                    <a:pt x="3637" y="1592"/>
                                  </a:lnTo>
                                  <a:lnTo>
                                    <a:pt x="3637" y="75269"/>
                                  </a:lnTo>
                                  <a:lnTo>
                                    <a:pt x="0" y="75269"/>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135" name="Freeform 37"/>
                          <wps:cNvSpPr/>
                          <wps:spPr>
                            <a:xfrm>
                              <a:off x="454482" y="133319"/>
                              <a:ext cx="67994" cy="3189"/>
                            </a:xfrm>
                            <a:custGeom>
                              <a:avLst/>
                              <a:gdLst/>
                              <a:ahLst/>
                              <a:cxnLst/>
                              <a:rect l="l" t="t" r="r" b="b"/>
                              <a:pathLst>
                                <a:path w="67994" h="3189" extrusionOk="0">
                                  <a:moveTo>
                                    <a:pt x="0" y="0"/>
                                  </a:moveTo>
                                  <a:lnTo>
                                    <a:pt x="66173" y="0"/>
                                  </a:lnTo>
                                  <a:lnTo>
                                    <a:pt x="67994" y="0"/>
                                  </a:lnTo>
                                  <a:lnTo>
                                    <a:pt x="67994" y="1592"/>
                                  </a:lnTo>
                                  <a:lnTo>
                                    <a:pt x="64357" y="1592"/>
                                  </a:lnTo>
                                  <a:lnTo>
                                    <a:pt x="66173"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136" name="Freeform 38"/>
                          <wps:cNvSpPr/>
                          <wps:spPr>
                            <a:xfrm>
                              <a:off x="518840" y="134911"/>
                              <a:ext cx="3637" cy="176695"/>
                            </a:xfrm>
                            <a:custGeom>
                              <a:avLst/>
                              <a:gdLst/>
                              <a:ahLst/>
                              <a:cxnLst/>
                              <a:rect l="l" t="t" r="r" b="b"/>
                              <a:pathLst>
                                <a:path w="3637" h="176695" extrusionOk="0">
                                  <a:moveTo>
                                    <a:pt x="0" y="0"/>
                                  </a:moveTo>
                                  <a:lnTo>
                                    <a:pt x="3637" y="0"/>
                                  </a:lnTo>
                                  <a:lnTo>
                                    <a:pt x="3637" y="175100"/>
                                  </a:lnTo>
                                  <a:lnTo>
                                    <a:pt x="3637" y="176695"/>
                                  </a:lnTo>
                                  <a:lnTo>
                                    <a:pt x="1815" y="176695"/>
                                  </a:lnTo>
                                  <a:lnTo>
                                    <a:pt x="1815" y="173505"/>
                                  </a:lnTo>
                                  <a:lnTo>
                                    <a:pt x="0" y="175100"/>
                                  </a:lnTo>
                                  <a:lnTo>
                                    <a:pt x="0" y="0"/>
                                  </a:lnTo>
                                  <a:close/>
                                </a:path>
                              </a:pathLst>
                            </a:custGeom>
                            <a:solidFill>
                              <a:srgbClr val="000000"/>
                            </a:solidFill>
                            <a:ln>
                              <a:noFill/>
                            </a:ln>
                          </wps:spPr>
                          <wps:bodyPr spcFirstLastPara="1" wrap="square" lIns="91425" tIns="91425" rIns="91425" bIns="91425" anchor="ctr" anchorCtr="0">
                            <a:noAutofit/>
                          </wps:bodyPr>
                        </wps:wsp>
                        <wps:wsp>
                          <wps:cNvPr id="137" name="Freeform 39"/>
                          <wps:cNvSpPr/>
                          <wps:spPr>
                            <a:xfrm>
                              <a:off x="456666" y="308416"/>
                              <a:ext cx="63989" cy="3190"/>
                            </a:xfrm>
                            <a:custGeom>
                              <a:avLst/>
                              <a:gdLst/>
                              <a:ahLst/>
                              <a:cxnLst/>
                              <a:rect l="l" t="t" r="r" b="b"/>
                              <a:pathLst>
                                <a:path w="63989" h="3190" extrusionOk="0">
                                  <a:moveTo>
                                    <a:pt x="1815" y="0"/>
                                  </a:moveTo>
                                  <a:lnTo>
                                    <a:pt x="63989" y="0"/>
                                  </a:lnTo>
                                  <a:lnTo>
                                    <a:pt x="63989" y="3190"/>
                                  </a:lnTo>
                                  <a:lnTo>
                                    <a:pt x="1815" y="3190"/>
                                  </a:lnTo>
                                  <a:lnTo>
                                    <a:pt x="0" y="3190"/>
                                  </a:lnTo>
                                  <a:lnTo>
                                    <a:pt x="0" y="1595"/>
                                  </a:lnTo>
                                  <a:lnTo>
                                    <a:pt x="3636" y="1595"/>
                                  </a:lnTo>
                                  <a:lnTo>
                                    <a:pt x="1815" y="0"/>
                                  </a:lnTo>
                                  <a:close/>
                                </a:path>
                              </a:pathLst>
                            </a:custGeom>
                            <a:solidFill>
                              <a:srgbClr val="000000"/>
                            </a:solidFill>
                            <a:ln>
                              <a:noFill/>
                            </a:ln>
                          </wps:spPr>
                          <wps:bodyPr spcFirstLastPara="1" wrap="square" lIns="91425" tIns="91425" rIns="91425" bIns="91425" anchor="ctr" anchorCtr="0">
                            <a:noAutofit/>
                          </wps:bodyPr>
                        </wps:wsp>
                        <wps:wsp>
                          <wps:cNvPr id="138" name="Freeform 40"/>
                          <wps:cNvSpPr/>
                          <wps:spPr>
                            <a:xfrm>
                              <a:off x="456666" y="268865"/>
                              <a:ext cx="3636" cy="41145"/>
                            </a:xfrm>
                            <a:custGeom>
                              <a:avLst/>
                              <a:gdLst/>
                              <a:ahLst/>
                              <a:cxnLst/>
                              <a:rect l="l" t="t" r="r" b="b"/>
                              <a:pathLst>
                                <a:path w="3636" h="41145" extrusionOk="0">
                                  <a:moveTo>
                                    <a:pt x="3636" y="0"/>
                                  </a:moveTo>
                                  <a:lnTo>
                                    <a:pt x="3636" y="5426"/>
                                  </a:lnTo>
                                  <a:lnTo>
                                    <a:pt x="3636" y="41145"/>
                                  </a:lnTo>
                                  <a:lnTo>
                                    <a:pt x="0" y="41145"/>
                                  </a:lnTo>
                                  <a:lnTo>
                                    <a:pt x="0" y="5426"/>
                                  </a:lnTo>
                                  <a:lnTo>
                                    <a:pt x="3269" y="6062"/>
                                  </a:lnTo>
                                  <a:lnTo>
                                    <a:pt x="362" y="4785"/>
                                  </a:lnTo>
                                  <a:lnTo>
                                    <a:pt x="3636" y="0"/>
                                  </a:lnTo>
                                  <a:close/>
                                </a:path>
                              </a:pathLst>
                            </a:custGeom>
                            <a:solidFill>
                              <a:srgbClr val="000000"/>
                            </a:solidFill>
                            <a:ln>
                              <a:noFill/>
                            </a:ln>
                          </wps:spPr>
                          <wps:bodyPr spcFirstLastPara="1" wrap="square" lIns="91425" tIns="91425" rIns="91425" bIns="91425" anchor="ctr" anchorCtr="0">
                            <a:noAutofit/>
                          </wps:bodyPr>
                        </wps:wsp>
                        <wps:wsp>
                          <wps:cNvPr id="139" name="Freeform 41"/>
                          <wps:cNvSpPr/>
                          <wps:spPr>
                            <a:xfrm>
                              <a:off x="426848" y="273651"/>
                              <a:ext cx="33086" cy="33171"/>
                            </a:xfrm>
                            <a:custGeom>
                              <a:avLst/>
                              <a:gdLst/>
                              <a:ahLst/>
                              <a:cxnLst/>
                              <a:rect l="l" t="t" r="r" b="b"/>
                              <a:pathLst>
                                <a:path w="33086" h="33171" extrusionOk="0">
                                  <a:moveTo>
                                    <a:pt x="30180" y="0"/>
                                  </a:moveTo>
                                  <a:lnTo>
                                    <a:pt x="33086" y="1276"/>
                                  </a:lnTo>
                                  <a:lnTo>
                                    <a:pt x="29818" y="6382"/>
                                  </a:lnTo>
                                  <a:lnTo>
                                    <a:pt x="26181" y="11162"/>
                                  </a:lnTo>
                                  <a:lnTo>
                                    <a:pt x="22544" y="16268"/>
                                  </a:lnTo>
                                  <a:lnTo>
                                    <a:pt x="18545" y="20092"/>
                                  </a:lnTo>
                                  <a:lnTo>
                                    <a:pt x="14546" y="23922"/>
                                  </a:lnTo>
                                  <a:lnTo>
                                    <a:pt x="10548" y="27430"/>
                                  </a:lnTo>
                                  <a:lnTo>
                                    <a:pt x="6182" y="30619"/>
                                  </a:lnTo>
                                  <a:lnTo>
                                    <a:pt x="1459" y="33171"/>
                                  </a:lnTo>
                                  <a:lnTo>
                                    <a:pt x="0" y="30619"/>
                                  </a:lnTo>
                                  <a:lnTo>
                                    <a:pt x="4004" y="28067"/>
                                  </a:lnTo>
                                  <a:lnTo>
                                    <a:pt x="8365" y="25516"/>
                                  </a:lnTo>
                                  <a:lnTo>
                                    <a:pt x="12364" y="22010"/>
                                  </a:lnTo>
                                  <a:lnTo>
                                    <a:pt x="16362" y="18180"/>
                                  </a:lnTo>
                                  <a:lnTo>
                                    <a:pt x="19637" y="14351"/>
                                  </a:lnTo>
                                  <a:lnTo>
                                    <a:pt x="23274" y="9886"/>
                                  </a:lnTo>
                                  <a:lnTo>
                                    <a:pt x="26910" y="5106"/>
                                  </a:lnTo>
                                  <a:lnTo>
                                    <a:pt x="30180" y="0"/>
                                  </a:lnTo>
                                  <a:close/>
                                </a:path>
                              </a:pathLst>
                            </a:custGeom>
                            <a:solidFill>
                              <a:srgbClr val="000000"/>
                            </a:solidFill>
                            <a:ln>
                              <a:noFill/>
                            </a:ln>
                          </wps:spPr>
                          <wps:bodyPr spcFirstLastPara="1" wrap="square" lIns="91425" tIns="91425" rIns="91425" bIns="91425" anchor="ctr" anchorCtr="0">
                            <a:noAutofit/>
                          </wps:bodyPr>
                        </wps:wsp>
                        <wps:wsp>
                          <wps:cNvPr id="140" name="Freeform 42"/>
                          <wps:cNvSpPr/>
                          <wps:spPr>
                            <a:xfrm>
                              <a:off x="385041" y="304270"/>
                              <a:ext cx="43266" cy="12758"/>
                            </a:xfrm>
                            <a:custGeom>
                              <a:avLst/>
                              <a:gdLst/>
                              <a:ahLst/>
                              <a:cxnLst/>
                              <a:rect l="l" t="t" r="r" b="b"/>
                              <a:pathLst>
                                <a:path w="43266" h="12758" extrusionOk="0">
                                  <a:moveTo>
                                    <a:pt x="41808" y="0"/>
                                  </a:moveTo>
                                  <a:lnTo>
                                    <a:pt x="43266" y="2551"/>
                                  </a:lnTo>
                                  <a:lnTo>
                                    <a:pt x="38539" y="4784"/>
                                  </a:lnTo>
                                  <a:lnTo>
                                    <a:pt x="33810" y="7017"/>
                                  </a:lnTo>
                                  <a:lnTo>
                                    <a:pt x="28720" y="8611"/>
                                  </a:lnTo>
                                  <a:lnTo>
                                    <a:pt x="23268" y="9887"/>
                                  </a:lnTo>
                                  <a:lnTo>
                                    <a:pt x="18177" y="11163"/>
                                  </a:lnTo>
                                  <a:lnTo>
                                    <a:pt x="12357" y="11801"/>
                                  </a:lnTo>
                                  <a:lnTo>
                                    <a:pt x="6176" y="12438"/>
                                  </a:lnTo>
                                  <a:lnTo>
                                    <a:pt x="0" y="12758"/>
                                  </a:lnTo>
                                  <a:lnTo>
                                    <a:pt x="0" y="9568"/>
                                  </a:lnTo>
                                  <a:lnTo>
                                    <a:pt x="6176" y="9887"/>
                                  </a:lnTo>
                                  <a:lnTo>
                                    <a:pt x="11633" y="9249"/>
                                  </a:lnTo>
                                  <a:lnTo>
                                    <a:pt x="17448" y="8611"/>
                                  </a:lnTo>
                                  <a:lnTo>
                                    <a:pt x="22538" y="7336"/>
                                  </a:lnTo>
                                  <a:lnTo>
                                    <a:pt x="27996" y="6060"/>
                                  </a:lnTo>
                                  <a:lnTo>
                                    <a:pt x="32357" y="4465"/>
                                  </a:lnTo>
                                  <a:lnTo>
                                    <a:pt x="37085" y="2232"/>
                                  </a:lnTo>
                                  <a:lnTo>
                                    <a:pt x="41808" y="0"/>
                                  </a:lnTo>
                                  <a:close/>
                                </a:path>
                              </a:pathLst>
                            </a:custGeom>
                            <a:solidFill>
                              <a:srgbClr val="000000"/>
                            </a:solidFill>
                            <a:ln>
                              <a:noFill/>
                            </a:ln>
                          </wps:spPr>
                          <wps:bodyPr spcFirstLastPara="1" wrap="square" lIns="91425" tIns="91425" rIns="91425" bIns="91425" anchor="ctr" anchorCtr="0">
                            <a:noAutofit/>
                          </wps:bodyPr>
                        </wps:wsp>
                        <wps:wsp>
                          <wps:cNvPr id="141" name="Freeform 43"/>
                          <wps:cNvSpPr/>
                          <wps:spPr>
                            <a:xfrm>
                              <a:off x="351224" y="308735"/>
                              <a:ext cx="33817" cy="8293"/>
                            </a:xfrm>
                            <a:custGeom>
                              <a:avLst/>
                              <a:gdLst/>
                              <a:ahLst/>
                              <a:cxnLst/>
                              <a:rect l="l" t="t" r="r" b="b"/>
                              <a:pathLst>
                                <a:path w="33817" h="8293" extrusionOk="0">
                                  <a:moveTo>
                                    <a:pt x="1454" y="0"/>
                                  </a:moveTo>
                                  <a:lnTo>
                                    <a:pt x="4728" y="1276"/>
                                  </a:lnTo>
                                  <a:lnTo>
                                    <a:pt x="8727" y="2232"/>
                                  </a:lnTo>
                                  <a:lnTo>
                                    <a:pt x="12726" y="3190"/>
                                  </a:lnTo>
                                  <a:lnTo>
                                    <a:pt x="16725" y="4146"/>
                                  </a:lnTo>
                                  <a:lnTo>
                                    <a:pt x="20724" y="4784"/>
                                  </a:lnTo>
                                  <a:lnTo>
                                    <a:pt x="24722" y="5103"/>
                                  </a:lnTo>
                                  <a:lnTo>
                                    <a:pt x="29088" y="5103"/>
                                  </a:lnTo>
                                  <a:lnTo>
                                    <a:pt x="33817" y="5103"/>
                                  </a:lnTo>
                                  <a:lnTo>
                                    <a:pt x="33817" y="8293"/>
                                  </a:lnTo>
                                  <a:lnTo>
                                    <a:pt x="29088" y="8293"/>
                                  </a:lnTo>
                                  <a:lnTo>
                                    <a:pt x="24722" y="7655"/>
                                  </a:lnTo>
                                  <a:lnTo>
                                    <a:pt x="20000" y="7336"/>
                                  </a:lnTo>
                                  <a:lnTo>
                                    <a:pt x="16001" y="6698"/>
                                  </a:lnTo>
                                  <a:lnTo>
                                    <a:pt x="11996" y="5741"/>
                                  </a:lnTo>
                                  <a:lnTo>
                                    <a:pt x="7998" y="4784"/>
                                  </a:lnTo>
                                  <a:lnTo>
                                    <a:pt x="3999" y="3827"/>
                                  </a:lnTo>
                                  <a:lnTo>
                                    <a:pt x="0" y="2552"/>
                                  </a:lnTo>
                                  <a:lnTo>
                                    <a:pt x="1454" y="0"/>
                                  </a:lnTo>
                                  <a:close/>
                                </a:path>
                              </a:pathLst>
                            </a:custGeom>
                            <a:solidFill>
                              <a:srgbClr val="000000"/>
                            </a:solidFill>
                            <a:ln>
                              <a:noFill/>
                            </a:ln>
                          </wps:spPr>
                          <wps:bodyPr spcFirstLastPara="1" wrap="square" lIns="91425" tIns="91425" rIns="91425" bIns="91425" anchor="ctr" anchorCtr="0">
                            <a:noAutofit/>
                          </wps:bodyPr>
                        </wps:wsp>
                        <wps:wsp>
                          <wps:cNvPr id="142" name="Freeform 44"/>
                          <wps:cNvSpPr/>
                          <wps:spPr>
                            <a:xfrm>
                              <a:off x="327227" y="293107"/>
                              <a:ext cx="25451" cy="18179"/>
                            </a:xfrm>
                            <a:custGeom>
                              <a:avLst/>
                              <a:gdLst/>
                              <a:ahLst/>
                              <a:cxnLst/>
                              <a:rect l="l" t="t" r="r" b="b"/>
                              <a:pathLst>
                                <a:path w="25451" h="18179" extrusionOk="0">
                                  <a:moveTo>
                                    <a:pt x="2907" y="0"/>
                                  </a:moveTo>
                                  <a:lnTo>
                                    <a:pt x="4728" y="2553"/>
                                  </a:lnTo>
                                  <a:lnTo>
                                    <a:pt x="7273" y="5101"/>
                                  </a:lnTo>
                                  <a:lnTo>
                                    <a:pt x="10180" y="7335"/>
                                  </a:lnTo>
                                  <a:lnTo>
                                    <a:pt x="13088" y="8930"/>
                                  </a:lnTo>
                                  <a:lnTo>
                                    <a:pt x="16000" y="10844"/>
                                  </a:lnTo>
                                  <a:lnTo>
                                    <a:pt x="18907" y="12757"/>
                                  </a:lnTo>
                                  <a:lnTo>
                                    <a:pt x="22182" y="14352"/>
                                  </a:lnTo>
                                  <a:lnTo>
                                    <a:pt x="25451" y="15627"/>
                                  </a:lnTo>
                                  <a:lnTo>
                                    <a:pt x="23997" y="18179"/>
                                  </a:lnTo>
                                  <a:lnTo>
                                    <a:pt x="20723" y="16903"/>
                                  </a:lnTo>
                                  <a:lnTo>
                                    <a:pt x="17454" y="15309"/>
                                  </a:lnTo>
                                  <a:lnTo>
                                    <a:pt x="13817" y="13395"/>
                                  </a:lnTo>
                                  <a:lnTo>
                                    <a:pt x="10910" y="11481"/>
                                  </a:lnTo>
                                  <a:lnTo>
                                    <a:pt x="7997" y="9249"/>
                                  </a:lnTo>
                                  <a:lnTo>
                                    <a:pt x="5090" y="7016"/>
                                  </a:lnTo>
                                  <a:lnTo>
                                    <a:pt x="2545" y="446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143" name="Freeform 45"/>
                          <wps:cNvSpPr/>
                          <wps:spPr>
                            <a:xfrm>
                              <a:off x="316685" y="272374"/>
                              <a:ext cx="13450" cy="22645"/>
                            </a:xfrm>
                            <a:custGeom>
                              <a:avLst/>
                              <a:gdLst/>
                              <a:ahLst/>
                              <a:cxnLst/>
                              <a:rect l="l" t="t" r="r" b="b"/>
                              <a:pathLst>
                                <a:path w="13450" h="22645" extrusionOk="0">
                                  <a:moveTo>
                                    <a:pt x="2908" y="0"/>
                                  </a:moveTo>
                                  <a:lnTo>
                                    <a:pt x="3637" y="3189"/>
                                  </a:lnTo>
                                  <a:lnTo>
                                    <a:pt x="4728" y="6062"/>
                                  </a:lnTo>
                                  <a:lnTo>
                                    <a:pt x="5814" y="8930"/>
                                  </a:lnTo>
                                  <a:lnTo>
                                    <a:pt x="6906" y="11483"/>
                                  </a:lnTo>
                                  <a:lnTo>
                                    <a:pt x="8359" y="14036"/>
                                  </a:lnTo>
                                  <a:lnTo>
                                    <a:pt x="9819" y="16589"/>
                                  </a:lnTo>
                                  <a:lnTo>
                                    <a:pt x="11634" y="18501"/>
                                  </a:lnTo>
                                  <a:lnTo>
                                    <a:pt x="13450" y="20733"/>
                                  </a:lnTo>
                                  <a:lnTo>
                                    <a:pt x="10543" y="22645"/>
                                  </a:lnTo>
                                  <a:lnTo>
                                    <a:pt x="8727" y="20413"/>
                                  </a:lnTo>
                                  <a:lnTo>
                                    <a:pt x="6906" y="17860"/>
                                  </a:lnTo>
                                  <a:lnTo>
                                    <a:pt x="5452" y="15312"/>
                                  </a:lnTo>
                                  <a:lnTo>
                                    <a:pt x="3999" y="12759"/>
                                  </a:lnTo>
                                  <a:lnTo>
                                    <a:pt x="2908" y="9571"/>
                                  </a:lnTo>
                                  <a:lnTo>
                                    <a:pt x="1815" y="6697"/>
                                  </a:lnTo>
                                  <a:lnTo>
                                    <a:pt x="724" y="3829"/>
                                  </a:lnTo>
                                  <a:lnTo>
                                    <a:pt x="0" y="641"/>
                                  </a:lnTo>
                                  <a:lnTo>
                                    <a:pt x="2908" y="0"/>
                                  </a:lnTo>
                                  <a:close/>
                                </a:path>
                              </a:pathLst>
                            </a:custGeom>
                            <a:solidFill>
                              <a:srgbClr val="000000"/>
                            </a:solidFill>
                            <a:ln>
                              <a:noFill/>
                            </a:ln>
                          </wps:spPr>
                          <wps:bodyPr spcFirstLastPara="1" wrap="square" lIns="91425" tIns="91425" rIns="91425" bIns="91425" anchor="ctr" anchorCtr="0">
                            <a:noAutofit/>
                          </wps:bodyPr>
                        </wps:wsp>
                        <wps:wsp>
                          <wps:cNvPr id="144" name="Freeform 46"/>
                          <wps:cNvSpPr/>
                          <wps:spPr>
                            <a:xfrm>
                              <a:off x="313410" y="248137"/>
                              <a:ext cx="6182" cy="24878"/>
                            </a:xfrm>
                            <a:custGeom>
                              <a:avLst/>
                              <a:gdLst/>
                              <a:ahLst/>
                              <a:cxnLst/>
                              <a:rect l="l" t="t" r="r" b="b"/>
                              <a:pathLst>
                                <a:path w="6182" h="24878" extrusionOk="0">
                                  <a:moveTo>
                                    <a:pt x="1453" y="0"/>
                                  </a:moveTo>
                                  <a:lnTo>
                                    <a:pt x="2912" y="320"/>
                                  </a:lnTo>
                                  <a:lnTo>
                                    <a:pt x="2912" y="1592"/>
                                  </a:lnTo>
                                  <a:lnTo>
                                    <a:pt x="3274" y="5101"/>
                                  </a:lnTo>
                                  <a:lnTo>
                                    <a:pt x="3998" y="8289"/>
                                  </a:lnTo>
                                  <a:lnTo>
                                    <a:pt x="3998" y="11483"/>
                                  </a:lnTo>
                                  <a:lnTo>
                                    <a:pt x="3998" y="14351"/>
                                  </a:lnTo>
                                  <a:lnTo>
                                    <a:pt x="4366" y="16904"/>
                                  </a:lnTo>
                                  <a:lnTo>
                                    <a:pt x="5090" y="19457"/>
                                  </a:lnTo>
                                  <a:lnTo>
                                    <a:pt x="5458" y="22005"/>
                                  </a:lnTo>
                                  <a:lnTo>
                                    <a:pt x="6182" y="24237"/>
                                  </a:lnTo>
                                  <a:lnTo>
                                    <a:pt x="3274" y="24878"/>
                                  </a:lnTo>
                                  <a:lnTo>
                                    <a:pt x="2545" y="22645"/>
                                  </a:lnTo>
                                  <a:lnTo>
                                    <a:pt x="2183" y="20092"/>
                                  </a:lnTo>
                                  <a:lnTo>
                                    <a:pt x="1453" y="17540"/>
                                  </a:lnTo>
                                  <a:lnTo>
                                    <a:pt x="1091" y="14351"/>
                                  </a:lnTo>
                                  <a:lnTo>
                                    <a:pt x="367" y="11483"/>
                                  </a:lnTo>
                                  <a:lnTo>
                                    <a:pt x="367" y="8289"/>
                                  </a:lnTo>
                                  <a:lnTo>
                                    <a:pt x="367" y="5101"/>
                                  </a:lnTo>
                                  <a:lnTo>
                                    <a:pt x="0" y="1592"/>
                                  </a:lnTo>
                                  <a:lnTo>
                                    <a:pt x="1453" y="3189"/>
                                  </a:lnTo>
                                  <a:lnTo>
                                    <a:pt x="1453" y="0"/>
                                  </a:lnTo>
                                  <a:close/>
                                </a:path>
                              </a:pathLst>
                            </a:custGeom>
                            <a:solidFill>
                              <a:srgbClr val="000000"/>
                            </a:solidFill>
                            <a:ln>
                              <a:noFill/>
                            </a:ln>
                          </wps:spPr>
                          <wps:bodyPr spcFirstLastPara="1" wrap="square" lIns="91425" tIns="91425" rIns="91425" bIns="91425" anchor="ctr" anchorCtr="0">
                            <a:noAutofit/>
                          </wps:bodyPr>
                        </wps:wsp>
                        <wps:wsp>
                          <wps:cNvPr id="145" name="Freeform 47"/>
                          <wps:cNvSpPr/>
                          <wps:spPr>
                            <a:xfrm>
                              <a:off x="311956" y="249729"/>
                              <a:ext cx="2908" cy="1597"/>
                            </a:xfrm>
                            <a:custGeom>
                              <a:avLst/>
                              <a:gdLst/>
                              <a:ahLst/>
                              <a:cxnLst/>
                              <a:rect l="l" t="t" r="r" b="b"/>
                              <a:pathLst>
                                <a:path w="2908" h="1597" extrusionOk="0">
                                  <a:moveTo>
                                    <a:pt x="0" y="0"/>
                                  </a:moveTo>
                                  <a:lnTo>
                                    <a:pt x="2908" y="0"/>
                                  </a:lnTo>
                                  <a:lnTo>
                                    <a:pt x="2908" y="1597"/>
                                  </a:lnTo>
                                  <a:lnTo>
                                    <a:pt x="1822" y="1597"/>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146" name="Freeform 48"/>
                          <wps:cNvSpPr/>
                          <wps:spPr>
                            <a:xfrm>
                              <a:off x="311956" y="155964"/>
                              <a:ext cx="9144" cy="93765"/>
                            </a:xfrm>
                            <a:custGeom>
                              <a:avLst/>
                              <a:gdLst/>
                              <a:ahLst/>
                              <a:cxnLst/>
                              <a:rect l="l" t="t" r="r" b="b"/>
                              <a:pathLst>
                                <a:path w="9144" h="93765" extrusionOk="0">
                                  <a:moveTo>
                                    <a:pt x="0" y="0"/>
                                  </a:moveTo>
                                  <a:lnTo>
                                    <a:pt x="9144" y="0"/>
                                  </a:lnTo>
                                  <a:lnTo>
                                    <a:pt x="9144" y="93765"/>
                                  </a:lnTo>
                                  <a:lnTo>
                                    <a:pt x="0" y="93765"/>
                                  </a:lnTo>
                                  <a:lnTo>
                                    <a:pt x="0" y="0"/>
                                  </a:lnTo>
                                </a:path>
                              </a:pathLst>
                            </a:custGeom>
                            <a:solidFill>
                              <a:srgbClr val="000000"/>
                            </a:solidFill>
                            <a:ln>
                              <a:noFill/>
                            </a:ln>
                          </wps:spPr>
                          <wps:bodyPr spcFirstLastPara="1" wrap="square" lIns="91425" tIns="91425" rIns="91425" bIns="91425" anchor="ctr" anchorCtr="0">
                            <a:noAutofit/>
                          </wps:bodyPr>
                        </wps:wsp>
                        <wps:wsp>
                          <wps:cNvPr id="147" name="Freeform 49"/>
                          <wps:cNvSpPr/>
                          <wps:spPr>
                            <a:xfrm>
                              <a:off x="305050" y="124704"/>
                              <a:ext cx="10543" cy="31260"/>
                            </a:xfrm>
                            <a:custGeom>
                              <a:avLst/>
                              <a:gdLst/>
                              <a:ahLst/>
                              <a:cxnLst/>
                              <a:rect l="l" t="t" r="r" b="b"/>
                              <a:pathLst>
                                <a:path w="10543" h="31260" extrusionOk="0">
                                  <a:moveTo>
                                    <a:pt x="2908" y="0"/>
                                  </a:moveTo>
                                  <a:lnTo>
                                    <a:pt x="4723" y="2873"/>
                                  </a:lnTo>
                                  <a:lnTo>
                                    <a:pt x="6182" y="5741"/>
                                  </a:lnTo>
                                  <a:lnTo>
                                    <a:pt x="7268" y="9250"/>
                                  </a:lnTo>
                                  <a:lnTo>
                                    <a:pt x="8360" y="12759"/>
                                  </a:lnTo>
                                  <a:lnTo>
                                    <a:pt x="9089" y="16904"/>
                                  </a:lnTo>
                                  <a:lnTo>
                                    <a:pt x="9813" y="21369"/>
                                  </a:lnTo>
                                  <a:lnTo>
                                    <a:pt x="10543" y="26154"/>
                                  </a:lnTo>
                                  <a:lnTo>
                                    <a:pt x="10543" y="31260"/>
                                  </a:lnTo>
                                  <a:lnTo>
                                    <a:pt x="6906" y="31260"/>
                                  </a:lnTo>
                                  <a:lnTo>
                                    <a:pt x="6906" y="26154"/>
                                  </a:lnTo>
                                  <a:lnTo>
                                    <a:pt x="6906" y="21369"/>
                                  </a:lnTo>
                                  <a:lnTo>
                                    <a:pt x="6182" y="17545"/>
                                  </a:lnTo>
                                  <a:lnTo>
                                    <a:pt x="5452" y="13400"/>
                                  </a:lnTo>
                                  <a:lnTo>
                                    <a:pt x="4361" y="9891"/>
                                  </a:lnTo>
                                  <a:lnTo>
                                    <a:pt x="3270" y="7018"/>
                                  </a:lnTo>
                                  <a:lnTo>
                                    <a:pt x="1816" y="4150"/>
                                  </a:lnTo>
                                  <a:lnTo>
                                    <a:pt x="0" y="1917"/>
                                  </a:lnTo>
                                  <a:lnTo>
                                    <a:pt x="2908" y="0"/>
                                  </a:lnTo>
                                  <a:close/>
                                </a:path>
                              </a:pathLst>
                            </a:custGeom>
                            <a:solidFill>
                              <a:srgbClr val="000000"/>
                            </a:solidFill>
                            <a:ln>
                              <a:noFill/>
                            </a:ln>
                          </wps:spPr>
                          <wps:bodyPr spcFirstLastPara="1" wrap="square" lIns="91425" tIns="91425" rIns="91425" bIns="91425" anchor="ctr" anchorCtr="0">
                            <a:noAutofit/>
                          </wps:bodyPr>
                        </wps:wsp>
                        <wps:wsp>
                          <wps:cNvPr id="148" name="Freeform 50"/>
                          <wps:cNvSpPr/>
                          <wps:spPr>
                            <a:xfrm>
                              <a:off x="282507" y="114498"/>
                              <a:ext cx="25451" cy="12123"/>
                            </a:xfrm>
                            <a:custGeom>
                              <a:avLst/>
                              <a:gdLst/>
                              <a:ahLst/>
                              <a:cxnLst/>
                              <a:rect l="l" t="t" r="r" b="b"/>
                              <a:pathLst>
                                <a:path w="25451" h="12123" extrusionOk="0">
                                  <a:moveTo>
                                    <a:pt x="0" y="0"/>
                                  </a:moveTo>
                                  <a:lnTo>
                                    <a:pt x="3999" y="320"/>
                                  </a:lnTo>
                                  <a:lnTo>
                                    <a:pt x="7997" y="961"/>
                                  </a:lnTo>
                                  <a:lnTo>
                                    <a:pt x="11634" y="1597"/>
                                  </a:lnTo>
                                  <a:lnTo>
                                    <a:pt x="14908" y="2553"/>
                                  </a:lnTo>
                                  <a:lnTo>
                                    <a:pt x="17816" y="4150"/>
                                  </a:lnTo>
                                  <a:lnTo>
                                    <a:pt x="20723" y="6062"/>
                                  </a:lnTo>
                                  <a:lnTo>
                                    <a:pt x="22906" y="7974"/>
                                  </a:lnTo>
                                  <a:lnTo>
                                    <a:pt x="25451" y="10206"/>
                                  </a:lnTo>
                                  <a:lnTo>
                                    <a:pt x="22544" y="12123"/>
                                  </a:lnTo>
                                  <a:lnTo>
                                    <a:pt x="20723" y="9891"/>
                                  </a:lnTo>
                                  <a:lnTo>
                                    <a:pt x="18545" y="7974"/>
                                  </a:lnTo>
                                  <a:lnTo>
                                    <a:pt x="16362" y="6702"/>
                                  </a:lnTo>
                                  <a:lnTo>
                                    <a:pt x="13455" y="5106"/>
                                  </a:lnTo>
                                  <a:lnTo>
                                    <a:pt x="10910" y="4150"/>
                                  </a:lnTo>
                                  <a:lnTo>
                                    <a:pt x="7273" y="3509"/>
                                  </a:lnTo>
                                  <a:lnTo>
                                    <a:pt x="3999" y="2873"/>
                                  </a:lnTo>
                                  <a:lnTo>
                                    <a:pt x="0" y="3194"/>
                                  </a:lnTo>
                                  <a:lnTo>
                                    <a:pt x="0" y="0"/>
                                  </a:lnTo>
                                  <a:close/>
                                </a:path>
                              </a:pathLst>
                            </a:custGeom>
                            <a:solidFill>
                              <a:srgbClr val="000000"/>
                            </a:solidFill>
                            <a:ln>
                              <a:noFill/>
                            </a:ln>
                          </wps:spPr>
                          <wps:bodyPr spcFirstLastPara="1" wrap="square" lIns="91425" tIns="91425" rIns="91425" bIns="91425" anchor="ctr" anchorCtr="0">
                            <a:noAutofit/>
                          </wps:bodyPr>
                        </wps:wsp>
                        <wps:wsp>
                          <wps:cNvPr id="149" name="Freeform 51"/>
                          <wps:cNvSpPr/>
                          <wps:spPr>
                            <a:xfrm>
                              <a:off x="250512" y="114498"/>
                              <a:ext cx="31995" cy="16268"/>
                            </a:xfrm>
                            <a:custGeom>
                              <a:avLst/>
                              <a:gdLst/>
                              <a:ahLst/>
                              <a:cxnLst/>
                              <a:rect l="l" t="t" r="r" b="b"/>
                              <a:pathLst>
                                <a:path w="31995" h="16268" extrusionOk="0">
                                  <a:moveTo>
                                    <a:pt x="31995" y="0"/>
                                  </a:moveTo>
                                  <a:lnTo>
                                    <a:pt x="31995" y="3194"/>
                                  </a:lnTo>
                                  <a:lnTo>
                                    <a:pt x="26905" y="3194"/>
                                  </a:lnTo>
                                  <a:lnTo>
                                    <a:pt x="22544" y="3829"/>
                                  </a:lnTo>
                                  <a:lnTo>
                                    <a:pt x="18178" y="4785"/>
                                  </a:lnTo>
                                  <a:lnTo>
                                    <a:pt x="14541" y="6382"/>
                                  </a:lnTo>
                                  <a:lnTo>
                                    <a:pt x="11272" y="8294"/>
                                  </a:lnTo>
                                  <a:lnTo>
                                    <a:pt x="7997" y="10527"/>
                                  </a:lnTo>
                                  <a:lnTo>
                                    <a:pt x="5452" y="13400"/>
                                  </a:lnTo>
                                  <a:lnTo>
                                    <a:pt x="2907" y="16268"/>
                                  </a:lnTo>
                                  <a:lnTo>
                                    <a:pt x="0" y="14992"/>
                                  </a:lnTo>
                                  <a:lnTo>
                                    <a:pt x="2546" y="11483"/>
                                  </a:lnTo>
                                  <a:lnTo>
                                    <a:pt x="5814" y="8615"/>
                                  </a:lnTo>
                                  <a:lnTo>
                                    <a:pt x="9089" y="5741"/>
                                  </a:lnTo>
                                  <a:lnTo>
                                    <a:pt x="13088" y="3829"/>
                                  </a:lnTo>
                                  <a:lnTo>
                                    <a:pt x="17454" y="2232"/>
                                  </a:lnTo>
                                  <a:lnTo>
                                    <a:pt x="21814" y="1276"/>
                                  </a:lnTo>
                                  <a:lnTo>
                                    <a:pt x="26905" y="641"/>
                                  </a:lnTo>
                                  <a:lnTo>
                                    <a:pt x="31995" y="0"/>
                                  </a:lnTo>
                                  <a:close/>
                                </a:path>
                              </a:pathLst>
                            </a:custGeom>
                            <a:solidFill>
                              <a:srgbClr val="000000"/>
                            </a:solidFill>
                            <a:ln>
                              <a:noFill/>
                            </a:ln>
                          </wps:spPr>
                          <wps:bodyPr spcFirstLastPara="1" wrap="square" lIns="91425" tIns="91425" rIns="91425" bIns="91425" anchor="ctr" anchorCtr="0">
                            <a:noAutofit/>
                          </wps:bodyPr>
                        </wps:wsp>
                        <wps:wsp>
                          <wps:cNvPr id="150" name="Freeform 52"/>
                          <wps:cNvSpPr/>
                          <wps:spPr>
                            <a:xfrm>
                              <a:off x="240332" y="129490"/>
                              <a:ext cx="13087" cy="46887"/>
                            </a:xfrm>
                            <a:custGeom>
                              <a:avLst/>
                              <a:gdLst/>
                              <a:ahLst/>
                              <a:cxnLst/>
                              <a:rect l="l" t="t" r="r" b="b"/>
                              <a:pathLst>
                                <a:path w="13087" h="46887" extrusionOk="0">
                                  <a:moveTo>
                                    <a:pt x="10180" y="0"/>
                                  </a:moveTo>
                                  <a:lnTo>
                                    <a:pt x="13087" y="1276"/>
                                  </a:lnTo>
                                  <a:lnTo>
                                    <a:pt x="10904" y="5106"/>
                                  </a:lnTo>
                                  <a:lnTo>
                                    <a:pt x="9089" y="9250"/>
                                  </a:lnTo>
                                  <a:lnTo>
                                    <a:pt x="7273" y="14036"/>
                                  </a:lnTo>
                                  <a:lnTo>
                                    <a:pt x="5814" y="19777"/>
                                  </a:lnTo>
                                  <a:lnTo>
                                    <a:pt x="4728" y="25834"/>
                                  </a:lnTo>
                                  <a:lnTo>
                                    <a:pt x="3998" y="31896"/>
                                  </a:lnTo>
                                  <a:lnTo>
                                    <a:pt x="3269" y="39229"/>
                                  </a:lnTo>
                                  <a:lnTo>
                                    <a:pt x="3636" y="46887"/>
                                  </a:lnTo>
                                  <a:lnTo>
                                    <a:pt x="0" y="46887"/>
                                  </a:lnTo>
                                  <a:lnTo>
                                    <a:pt x="362" y="39229"/>
                                  </a:lnTo>
                                  <a:lnTo>
                                    <a:pt x="1091" y="31896"/>
                                  </a:lnTo>
                                  <a:lnTo>
                                    <a:pt x="1815" y="25198"/>
                                  </a:lnTo>
                                  <a:lnTo>
                                    <a:pt x="2907" y="19136"/>
                                  </a:lnTo>
                                  <a:lnTo>
                                    <a:pt x="4360" y="13395"/>
                                  </a:lnTo>
                                  <a:lnTo>
                                    <a:pt x="6182" y="8615"/>
                                  </a:lnTo>
                                  <a:lnTo>
                                    <a:pt x="7997" y="3829"/>
                                  </a:lnTo>
                                  <a:lnTo>
                                    <a:pt x="10180" y="0"/>
                                  </a:lnTo>
                                  <a:close/>
                                </a:path>
                              </a:pathLst>
                            </a:custGeom>
                            <a:solidFill>
                              <a:srgbClr val="000000"/>
                            </a:solidFill>
                            <a:ln>
                              <a:noFill/>
                            </a:ln>
                          </wps:spPr>
                          <wps:bodyPr spcFirstLastPara="1" wrap="square" lIns="91425" tIns="91425" rIns="91425" bIns="91425" anchor="ctr" anchorCtr="0">
                            <a:noAutofit/>
                          </wps:bodyPr>
                        </wps:wsp>
                        <wps:wsp>
                          <wps:cNvPr id="151" name="Freeform 53"/>
                          <wps:cNvSpPr/>
                          <wps:spPr>
                            <a:xfrm>
                              <a:off x="240332" y="176377"/>
                              <a:ext cx="3636" cy="74949"/>
                            </a:xfrm>
                            <a:custGeom>
                              <a:avLst/>
                              <a:gdLst/>
                              <a:ahLst/>
                              <a:cxnLst/>
                              <a:rect l="l" t="t" r="r" b="b"/>
                              <a:pathLst>
                                <a:path w="3636" h="74949" extrusionOk="0">
                                  <a:moveTo>
                                    <a:pt x="0" y="0"/>
                                  </a:moveTo>
                                  <a:lnTo>
                                    <a:pt x="3636" y="0"/>
                                  </a:lnTo>
                                  <a:lnTo>
                                    <a:pt x="3636" y="73352"/>
                                  </a:lnTo>
                                  <a:lnTo>
                                    <a:pt x="3636" y="74949"/>
                                  </a:lnTo>
                                  <a:lnTo>
                                    <a:pt x="1815" y="74949"/>
                                  </a:lnTo>
                                  <a:lnTo>
                                    <a:pt x="1815" y="71760"/>
                                  </a:lnTo>
                                  <a:lnTo>
                                    <a:pt x="0" y="73352"/>
                                  </a:lnTo>
                                  <a:lnTo>
                                    <a:pt x="0" y="0"/>
                                  </a:lnTo>
                                  <a:close/>
                                </a:path>
                              </a:pathLst>
                            </a:custGeom>
                            <a:solidFill>
                              <a:srgbClr val="000000"/>
                            </a:solidFill>
                            <a:ln>
                              <a:noFill/>
                            </a:ln>
                          </wps:spPr>
                          <wps:bodyPr spcFirstLastPara="1" wrap="square" lIns="91425" tIns="91425" rIns="91425" bIns="91425" anchor="ctr" anchorCtr="0">
                            <a:noAutofit/>
                          </wps:bodyPr>
                        </wps:wsp>
                        <wps:wsp>
                          <wps:cNvPr id="152" name="Freeform 54"/>
                          <wps:cNvSpPr/>
                          <wps:spPr>
                            <a:xfrm>
                              <a:off x="174158" y="248137"/>
                              <a:ext cx="67989" cy="3189"/>
                            </a:xfrm>
                            <a:custGeom>
                              <a:avLst/>
                              <a:gdLst/>
                              <a:ahLst/>
                              <a:cxnLst/>
                              <a:rect l="l" t="t" r="r" b="b"/>
                              <a:pathLst>
                                <a:path w="67989" h="3189" extrusionOk="0">
                                  <a:moveTo>
                                    <a:pt x="1816" y="0"/>
                                  </a:moveTo>
                                  <a:lnTo>
                                    <a:pt x="67989" y="0"/>
                                  </a:lnTo>
                                  <a:lnTo>
                                    <a:pt x="67989" y="3189"/>
                                  </a:lnTo>
                                  <a:lnTo>
                                    <a:pt x="1816" y="3189"/>
                                  </a:lnTo>
                                  <a:lnTo>
                                    <a:pt x="0" y="3189"/>
                                  </a:lnTo>
                                  <a:lnTo>
                                    <a:pt x="0" y="1592"/>
                                  </a:lnTo>
                                  <a:lnTo>
                                    <a:pt x="3637" y="1592"/>
                                  </a:lnTo>
                                  <a:lnTo>
                                    <a:pt x="1816" y="0"/>
                                  </a:lnTo>
                                  <a:close/>
                                </a:path>
                              </a:pathLst>
                            </a:custGeom>
                            <a:solidFill>
                              <a:srgbClr val="000000"/>
                            </a:solidFill>
                            <a:ln>
                              <a:noFill/>
                            </a:ln>
                          </wps:spPr>
                          <wps:bodyPr spcFirstLastPara="1" wrap="square" lIns="91425" tIns="91425" rIns="91425" bIns="91425" anchor="ctr" anchorCtr="0">
                            <a:noAutofit/>
                          </wps:bodyPr>
                        </wps:wsp>
                        <wps:wsp>
                          <wps:cNvPr id="153" name="Freeform 55"/>
                          <wps:cNvSpPr/>
                          <wps:spPr>
                            <a:xfrm>
                              <a:off x="0" y="25198"/>
                              <a:ext cx="641367" cy="308733"/>
                            </a:xfrm>
                            <a:custGeom>
                              <a:avLst/>
                              <a:gdLst/>
                              <a:ahLst/>
                              <a:cxnLst/>
                              <a:rect l="l" t="t" r="r" b="b"/>
                              <a:pathLst>
                                <a:path w="641367" h="308733" extrusionOk="0">
                                  <a:moveTo>
                                    <a:pt x="159979" y="0"/>
                                  </a:move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lnTo>
                                    <a:pt x="149070" y="315"/>
                                  </a:lnTo>
                                  <a:lnTo>
                                    <a:pt x="159979" y="0"/>
                                  </a:lnTo>
                                  <a:close/>
                                </a:path>
                              </a:pathLst>
                            </a:custGeom>
                            <a:solidFill>
                              <a:srgbClr val="999999"/>
                            </a:solidFill>
                            <a:ln>
                              <a:noFill/>
                            </a:ln>
                          </wps:spPr>
                          <wps:bodyPr spcFirstLastPara="1" wrap="square" lIns="91425" tIns="91425" rIns="91425" bIns="91425" anchor="ctr" anchorCtr="0">
                            <a:noAutofit/>
                          </wps:bodyPr>
                        </wps:wsp>
                        <wps:wsp>
                          <wps:cNvPr id="154" name="Freeform 56"/>
                          <wps:cNvSpPr/>
                          <wps:spPr>
                            <a:xfrm>
                              <a:off x="0" y="25198"/>
                              <a:ext cx="641367" cy="308733"/>
                            </a:xfrm>
                            <a:custGeom>
                              <a:avLst/>
                              <a:gdLst/>
                              <a:ahLst/>
                              <a:cxnLst/>
                              <a:rect l="l" t="t" r="r" b="b"/>
                              <a:pathLst>
                                <a:path w="641367" h="308733" extrusionOk="0">
                                  <a:moveTo>
                                    <a:pt x="138527" y="956"/>
                                  </a:moveTo>
                                  <a:lnTo>
                                    <a:pt x="138527" y="956"/>
                                  </a:lnTo>
                                  <a:lnTo>
                                    <a:pt x="149070" y="315"/>
                                  </a:lnTo>
                                  <a:lnTo>
                                    <a:pt x="159979" y="0"/>
                                  </a:ln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155" name="Freeform 57"/>
                          <wps:cNvSpPr/>
                          <wps:spPr>
                            <a:xfrm>
                              <a:off x="458481" y="310330"/>
                              <a:ext cx="87987" cy="23282"/>
                            </a:xfrm>
                            <a:custGeom>
                              <a:avLst/>
                              <a:gdLst/>
                              <a:ahLst/>
                              <a:cxnLst/>
                              <a:rect l="l" t="t" r="r" b="b"/>
                              <a:pathLst>
                                <a:path w="87987" h="23282" extrusionOk="0">
                                  <a:moveTo>
                                    <a:pt x="0" y="0"/>
                                  </a:moveTo>
                                  <a:lnTo>
                                    <a:pt x="87987" y="4146"/>
                                  </a:lnTo>
                                  <a:lnTo>
                                    <a:pt x="87987" y="22645"/>
                                  </a:lnTo>
                                  <a:lnTo>
                                    <a:pt x="21814" y="23282"/>
                                  </a:lnTo>
                                  <a:lnTo>
                                    <a:pt x="0"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66A9562" id="Group 99" o:spid="_x0000_s1026" style="position:absolute;left:0;text-align:left;margin-left:458pt;margin-top:0;width:65.65pt;height:27pt;z-index:251659264" coordorigin="50253,36082" coordsize="6413,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">
                <v:group id="Group 100" o:spid="_x0000_s1027" style="position:absolute;left:50253;top:36082;width:6413;height:3435" coordsize="6413,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Rectangle 101" o:spid="_x0000_s1028" style="position:absolute;width:6413;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" filled="f" stroked="f">
                    <v:textbox inset="2.53958mm,2.53958mm,2.53958mm,2.53958mm">
                      <w:txbxContent>
                        <w:p w14:paraId="1BC2EA07" w14:textId="77777777" w:rsidR="00883078" w:rsidRDefault="00883078" w:rsidP="00883078">
                          <w:pPr>
                            <w:spacing w:after="0" w:line="240" w:lineRule="auto"/>
                            <w:textDirection w:val="btLr"/>
                          </w:pPr>
                        </w:p>
                      </w:txbxContent>
                    </v:textbox>
                  </v:rect>
                  <v:shape id="Freeform 4" o:spid="_x0000_s1029"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" path="m45450,l56355,28066r34539,l62536,45611,73447,74313,45450,56773,17816,74313,27997,45611,,28066r34540,l45450,xe" fillcolor="#999" stroked="f">
                    <v:path arrowok="t" o:extrusionok="f"/>
                  </v:shape>
                  <v:shape id="Freeform 5" o:spid="_x0000_s1030"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" path="m,28066r34540,l45450,,56355,28066r34539,l62536,45611,73447,74313,45450,56773,17816,74313,27997,45611,,28066e" filled="f" strokecolor="#999">
                    <v:stroke startarrowwidth="narrow" startarrowlength="short" endarrowwidth="narrow" endarrowlength="short" miterlimit="83231f" joinstyle="miter" endcap="round"/>
                    <v:path arrowok="t" o:extrusionok="f"/>
                  </v:shape>
                  <v:shape id="Freeform 6" o:spid="_x0000_s1031" style="position:absolute;left:3996;top:2700;width:177;height:186;visibility:visible;mso-wrap-style:square;v-text-anchor:middle" coordsize="17738,1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" path="m,l17738,18584r-731,-320l16645,17628r-723,-320l,xe" fillcolor="black" stroked="f">
                    <v:path arrowok="t" o:extrusionok="f"/>
                  </v:shape>
                  <v:shape id="Freeform 7" o:spid="_x0000_s1032" style="position:absolute;left:3910;top:2606;width:86;height:94;visibility:visible;mso-wrap-style:square;v-text-anchor:middle" coordsize="8658,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" path="m,l8658,9411,214,565,,xe" fillcolor="black" stroked="f">
                    <v:path arrowok="t" o:extrusionok="f"/>
                  </v:shape>
                  <v:shape id="Freeform 8" o:spid="_x0000_s1033" style="position:absolute;left:3897;top:2593;width:13;height:13;visibility:visible;mso-wrap-style:square;v-text-anchor:middle" coordsize="1239,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" path="m,l729,320r362,636l1239,1348,,xe" fillcolor="black" stroked="f">
                    <v:path arrowok="t" o:extrusionok="f"/>
                  </v:shape>
                  <v:shape id="Freeform 9" o:spid="_x0000_s1034" style="position:absolute;left:3315;top:2972;width:10;height:11;visibility:visible;mso-wrap-style:square;v-text-anchor:middle" coordsize="984,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" path="m,l984,1071,724,956,,xe" fillcolor="black" stroked="f">
                    <v:path arrowok="t" o:extrusionok="f"/>
                  </v:shape>
                  <v:shape id="Freeform 10" o:spid="_x0000_s1035" style="position:absolute;left:3325;top:1349;width:2139;height:2086;visibility:visible;mso-wrap-style:square;v-text-anchor:middle" coordsize="213890,20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" path="m188077,r25813,28387l213890,203167r-62168,l136813,186582r-362,319l135359,187858r-1091,956l133176,189452r-1091,957l130994,191366r-724,957l129177,193279r-1091,320l126995,194555r-1092,957l124812,195831r-724,957l122996,197426r-1092,638l120813,198701r-1092,319l118635,199977r-1459,638l116091,200934r-1093,319l114269,201891r-1815,957l111362,203167r-730,638l108817,204123r-1092,l106272,204442r-1092,639l103727,205399r-1092,638l101181,206037r-1091,319l98637,206994r-1093,l96091,207313r-1453,l93546,207632r-1821,l90271,208270r-1453,l87364,208270r-1091,l84820,208589r-1817,l81545,208589r-1454,l78276,208589r-730,l76454,208589r-1453,l73909,208589r-1086,l71732,208270r-1092,l69548,208270r-1453,l67004,208270r-1092,-638l65188,207632r-1092,l63005,207632r-1092,-319l60822,207313r-1092,-319l58638,206994r-724,l56823,206356r-1092,l54640,206037r-1091,l53187,205399r-1093,l51003,205081r-1086,-639l48826,204442r-730,-319l47372,203805r-1091,l45551,203167r-1092,-319l43735,202210r-1091,l41914,201891r-1091,-638l40099,200934r-1091,-319l38646,199977r-1092,-318l36462,199020r-362,-319l35009,198064r-362,-319l33555,197426r-729,-638l32464,196469r-1092,-638l31010,195512r-1092,-319l29189,194555r-362,-319l27736,193279r-362,-637l26644,192323r-362,-319l25190,191047r-362,-638l,163412r469,206l831,164256r729,319l2646,165213r368,957l3376,166488r1091,319l5191,167446r368,318l6651,168402r362,319l8104,169359r724,319l9558,169997r724,638l11373,170954r367,638l12826,171911r1093,318l14286,172868r1086,318l16101,173824r730,319l17917,174143r1091,638l19376,175100r1086,319l21554,175419r1091,638l23737,176376r362,l25190,177014r1092,319l27374,177333r1091,637l29189,177970r1091,320l31372,178290r730,319l32826,178609r1091,637l35009,179246r1091,l37192,179565r1086,l39737,179565r1086,638l41914,180203r730,l43735,180203r1092,l45913,180522r1092,l48458,180522r1092,l50641,180522r1092,l52463,180522r1815,l55731,180522r1454,l58638,180522r1822,-319l61913,180203r1454,l64458,180203r1454,-638l67733,179565r1453,-319l70278,179246r1454,-637l73185,178609r1092,-319l75730,178290r1092,-320l78276,177333r1091,-319l81183,176376r729,l83727,176057r1093,-638l85549,175100r1815,-319l88094,174143r1086,-957l91001,172868r724,-639l92817,171911r1091,-319l95000,170635r1091,-638l97183,169359r1454,-638l99728,167764r1091,-318l101543,166488r1092,-318l103727,165213r1091,-957l105910,163297r1086,-956l107725,161385r1092,-635l109908,159789r724,-957l111362,157876r1092,-956l113545,155964r1086,-1276l115722,153732r1092,-956l117176,151499r1092,-956l119359,149267r1092,-956l120813,147034r1091,-956l122996,144802r362,-1277l124450,141929r1091,-1277l125903,139381r25819,28065l150630,168721r-368,1276l149177,171592r-1092,1276l147717,173824r-1086,1276l188077,175100,188077,xe" fillcolor="black" stroked="f">
                    <v:path arrowok="t" o:extrusionok="f"/>
                  </v:shape>
                  <v:shape id="Freeform 11" o:spid="_x0000_s1036" style="position:absolute;left:3693;top:922;width:462;height:1951;visibility:visible;mso-wrap-style:square;v-text-anchor:middle" coordsize="46214,19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" path="m,l25124,27317r,320l25486,28273r729,956l26577,29549r730,636l27669,30826r,635l28399,31782r362,956l29123,33378r,636l29852,34650r362,961l30214,35926r730,956l31306,37203r,956l31668,38800r,635l32397,40076r362,956l32759,41347r730,961l33489,43265r362,320l33851,44541r,956l34575,45817r,956l34943,47730r,320l34943,48686r362,956l35305,49962r,636l35305,50918r,956l36034,52194r,957l36034,53786r,321l36396,55063r,320l36396,56339r,321l36396,57616r,956l37120,59212r,636l37120,60804r,641l37120,62401r,636l37120,63993r368,640l37488,65269r,956l37488,67186r,956l37488,69098r,321l38579,71011r,93129l38579,165736r,1277l38579,168289r,1277l38579,170522r362,1276l38941,173390r,956l38941,174987r724,1591l39665,177540r,1271l40032,179772r,636l40032,181364r724,956l40756,183276r369,961l41125,185193r362,956l41487,186785r724,961l42578,188702r,956l43302,189978r367,957l43669,191891r724,320l44755,193167r368,636l45847,194123r367,956l20396,167013r-362,-641l19304,165736r-362,-635l18942,164140r-362,-316l17851,162868r-362,-961l17489,161592r-730,-956l16397,159675r,-956l15673,158403r,-961l15305,156486r,-956l14944,154574r,-1277l14214,152341r,-635l14214,150745r-362,-1592l13852,148512r,-956l13128,145964r,-640l13128,143732r,-1277l13128,141499r,-1276l13128,138946r,-1596l12760,136714r,-93129l12036,42624r,-636l12036,41032r-367,-956l11669,39115r,-956l11669,37203r,-321l11669,35926r,-956l11669,34014r-362,-636l11307,32738r,-956l11307,30826r,-321l11307,29549r-724,-320l10583,28273r,-636l10583,26996r,-635l10216,25405r,-321l10216,24128r,-320l10216,23172r-724,-961l9492,21896r,-321l9492,20619r-369,-640l9123,19663r,-956l8762,18387r,-956l8038,16475r,-961l7670,15198r,-956l6946,13601r,-635l6579,12010r,-641l5855,10413r,-320l5493,9136,5125,8816r,-956l4401,7545,4034,6584r,-636l3310,4992,2948,4671r,-320l2218,3395,1856,2759,1488,1803,764,1483r,-320l402,527,,xe" fillcolor="black" stroked="f">
                    <v:path arrowok="t" o:extrusionok="f"/>
                  </v:shape>
                  <v:shape id="Freeform 12" o:spid="_x0000_s1037" style="position:absolute;left:3686;top:915;width:7;height:7;visibility:visible;mso-wrap-style:square;v-text-anchor:middle" coordsize="68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" path="m,l362,320,689,750,,xe" fillcolor="black" stroked="f">
                    <v:path arrowok="t" o:extrusionok="f"/>
                  </v:shape>
                  <v:shape id="Freeform 13" o:spid="_x0000_s1038" style="position:absolute;left:1759;top:746;width:1556;height:2031;visibility:visible;mso-wrap-style:square;v-text-anchor:middle" coordsize="155619,2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" path="m61450,l87263,28066r,17225l88354,44970r1092,-320l90532,44014r730,-320l92353,43694r1092,-636l94536,42738r1086,l96713,42417r1455,l99259,41782r1091,l101804,41782r1091,-321l103625,41461r1816,l106532,41461r730,l108348,41461r1091,l110531,41461r1092,321l112714,41782r724,l114167,41782r1092,635l116351,42417r362,321l117804,42738r362,320l119258,43058r1091,636l120711,43694r730,320l122533,44650r361,320l123986,44970r362,321l125078,45926r362,321l126164,46882r729,321l127622,47838r362,321l128708,48479r368,636l129800,50071r25819,27431l154889,77181r-362,-315l153798,76225r-1092,-320l152344,75269r-362,-320l151253,74313r-362,-320l149799,73672r-362,-635l148707,72716r-1091,l147254,72081r-730,-321l145800,71760r-729,-320l143980,70804r-362,l142525,70484r-1091,l141072,70484r-1091,-636l138889,69848r-1086,l137436,69528r-1092,l135258,69528r-1092,l133075,69528r-730,l130530,69528r-730,l128708,69528r-1815,l126164,69848r-1086,l123256,69848r-723,636l121441,70484r-1092,320l119258,71440r-1092,l117074,71760r-723,321l115259,72716r-1092,321l113076,73672r-1091,321l110892,74313r-361,636l109439,75269r-1091,956l107986,76866r-1092,636l106532,78137r-1091,961l104717,79414r-368,961l103257,81331r-362,315l102171,82607r-367,956l101080,84519r-730,957l99626,86752r-367,956l98535,88664r-367,641l97444,90897r-362,640l97082,93129r-369,1276l95989,95362r-367,1276l95622,97914r-724,1597l94536,100783r,1276l93807,103976r,1272l93445,106524r,1917l93077,109713r,1917l92353,112906r,1912l92353,116730r,1597l91991,120239r,1912l91991,123748r,1912l91991,127893r,1917l91991,203162r-66172,l,175096r66173,l66173,101744r,-1917l66173,97594r,-1912l66540,94085r,-1912l66540,90261r,-1597l66540,86752r724,-1276l67264,83563r,-1917l67626,80375r,-1917l67994,77181r,-1276l68718,73993r367,-1277l69085,71440r724,-1592l70171,68572r,-956l70900,66339r362,-1276l71631,63471r724,-641l72716,61874r730,-1597l73808,59642r367,-956l74899,57089r362,-636l75991,55497r362,-961l77083,54221r361,-956l61450,35400,61450,xe" fillcolor="black" stroked="f">
                    <v:path arrowok="t" o:extrusionok="f"/>
                  </v:shape>
                  <v:shape id="Freeform 14" o:spid="_x0000_s1039" style="position:absolute;left:3137;top:2497;width:269;height:280;visibility:visible;mso-wrap-style:square;v-text-anchor:middle" coordsize="26905,2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" path="m,l1086,,26905,28066r-1092,l,xe" fillcolor="black" stroked="f">
                    <v:path arrowok="t" o:extrusionok="f"/>
                  </v:shape>
                  <v:shape id="Freeform 15" o:spid="_x0000_s1040"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6" o:spid="_x0000_s1041"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7" o:spid="_x0000_s1042"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063" stroked="f">
                    <v:path arrowok="t" o:extrusionok="f"/>
                  </v:shape>
                  <v:shape id="Freeform 18" o:spid="_x0000_s1043" style="position:absolute;left:1741;top:730;width:36;height:1767;visibility:visible;mso-wrap-style:square;v-text-anchor:middle" coordsize="3637,17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" path="m,l1816,r,3189l3637,1597r,175095l,176692,,1597,,xe" fillcolor="black" stroked="f">
                    <v:path arrowok="t" o:extrusionok="f"/>
                  </v:shape>
                  <v:shape id="Freeform 19" o:spid="_x0000_s1044" style="position:absolute;left:1759;top:730;width:633;height:32;visibility:visible;mso-wrap-style:square;v-text-anchor:middle" coordsize="63265,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" path="m,l61450,r1815,l63265,1597r-3636,l61450,3189,,3189,,xe" fillcolor="black" stroked="f">
                    <v:path arrowok="t" o:extrusionok="f"/>
                  </v:shape>
                  <v:shape id="Freeform 20" o:spid="_x0000_s1045" style="position:absolute;left:2356;top:746;width:36;height:405;visibility:visible;mso-wrap-style:square;v-text-anchor:middle" coordsize="3636,4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" path="m,l3636,r,35400l362,34764r2912,1276l,40505,,35400,,xe" fillcolor="black" stroked="f">
                    <v:path arrowok="t" o:extrusionok="f"/>
                  </v:shape>
                  <v:shape id="Freeform 21" o:spid="_x0000_s1046" style="position:absolute;left:2359;top:782;width:342;height:324;visibility:visible;mso-wrap-style:square;v-text-anchor:middle" coordsize="34178,3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" path="m32114,r2064,2414l33816,2414,29817,4967,25451,7520r-3999,3189l17453,14538r-3998,3824l10180,22827,6549,27292,2912,32398,,31121,3636,26021,7273,20915r3998,-4465l15270,12621,19275,8796,23273,5608,27634,2414,32114,xe" fillcolor="black" stroked="f">
                    <v:path arrowok="t" o:extrusionok="f"/>
                  </v:shape>
                  <v:shape id="Freeform 22" o:spid="_x0000_s1047" style="position:absolute;left:2679;top:781;width:4;height:1;visibility:visible;mso-wrap-style:square;v-text-anchor:middle" coordsize="36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" path="m,l362,,114,134,,xe" fillcolor="black" stroked="f">
                    <v:path arrowok="t" o:extrusionok="f"/>
                  </v:shape>
                  <v:shape id="Freeform 23" o:spid="_x0000_s1048" style="position:absolute;left:2679;top:676;width:429;height:130;visibility:visible;mso-wrap-style:square;v-text-anchor:middle" coordsize="42899,1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" path="m42899,r,3189l37085,2873r-5458,636l25813,4145,20723,5421,15632,6697,10904,8610,6176,10527,2177,13075,,10527,4722,7974,9451,6062,14179,4145,19993,2873,25083,1597,30903,956,37085,320,42899,xe" fillcolor="black" stroked="f">
                    <v:path arrowok="t" o:extrusionok="f"/>
                  </v:shape>
                  <v:shape id="Freeform 24" o:spid="_x0000_s1049" style="position:absolute;left:3108;top:676;width:338;height:83;visibility:visible;mso-wrap-style:square;v-text-anchor:middle" coordsize="33817,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" path="m,l4728,,9089,641r4728,315l18183,1597r3999,956l26181,3509r3637,956l33817,5741,32362,8294,29088,7018,25451,6062,21453,5106,17454,4145,13093,3509,9089,3189r-4361,l,3189,,xe" fillcolor="black" stroked="f">
                    <v:path arrowok="t" o:extrusionok="f"/>
                  </v:shape>
                  <v:shape id="Freeform 25" o:spid="_x0000_s1050" style="position:absolute;left:3661;top:913;width:3;height:2;visibility:visible;mso-wrap-style:square;v-text-anchor:middle" coordsize="36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" path="m219,l362,144,,144,219,xe" fillcolor="black" stroked="f">
                    <v:path arrowok="t" o:extrusionok="f"/>
                  </v:shape>
                  <v:shape id="Freeform 26" o:spid="_x0000_s1051" style="position:absolute;left:3432;top:733;width:258;height:180;visibility:visible;mso-wrap-style:square;v-text-anchor:middle" coordsize="25813,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" path="m1454,l5090,1597,8359,3189r3637,1912l14903,7018r2913,2232l20361,11483r2545,2232l25451,16268r362,l23125,18036,20723,15627,18178,13395,15633,11162,12726,9571,9813,7654,6906,5741,3637,4145,,2553,1454,xe" fillcolor="black" stroked="f">
                    <v:path arrowok="t" o:extrusionok="f"/>
                  </v:shape>
                  <v:shape id="Freeform 27" o:spid="_x0000_s1052" style="position:absolute;left:3661;top:896;width:138;height:226;visibility:visible;mso-wrap-style:square;v-text-anchor:middle" coordsize="13817,2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" path="m2907,l4722,2548,6544,5101,7997,7333,9451,9886r1453,2868l11996,15943r1092,2873l13817,22005r-2913,635l10180,19452,9089,16583,7997,14031,6544,11162,5090,8610,3636,6377,1815,3824,,1912,2907,xe" fillcolor="black" stroked="f">
                    <v:path arrowok="t" o:extrusionok="f"/>
                  </v:shape>
                  <v:shape id="Freeform 28" o:spid="_x0000_s1053" style="position:absolute;left:3795;top:1349;width:19;height:16;visibility:visible;mso-wrap-style:square;v-text-anchor:middle" coordsize="1821,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" path="m,l1821,1597r-1454,l,xe" fillcolor="black" stroked="f">
                    <v:path arrowok="t" o:extrusionok="f"/>
                  </v:shape>
                  <v:shape id="Freeform 29" o:spid="_x0000_s1054" style="position:absolute;left:3770;top:1116;width:62;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" path="m2913,r362,2233l3999,4785r367,2553l4728,10527r362,2868l5458,16584r724,3188l5820,23281,4366,21689r,3189l2913,23281,2546,19772r,-3188l2184,13395,1822,10527,1453,7974,1092,5421,368,2868,,636,2913,xe" fillcolor="black" stroked="f">
                    <v:path arrowok="t" o:extrusionok="f"/>
                  </v:shape>
                  <v:shape id="Freeform 30" o:spid="_x0000_s1055" style="position:absolute;left:3814;top:1333;width:25;height:16;visibility:visible;mso-wrap-style:square;v-text-anchor:middle" coordsize="2546,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" path="m,l724,,2546,r,1592l,1592,,xe" fillcolor="black" stroked="f">
                    <v:path arrowok="t" o:extrusionok="f"/>
                  </v:shape>
                  <v:shape id="Freeform 31" o:spid="_x0000_s1056" style="position:absolute;left:3803;top:1349;width:91;height:941;visibility:visible;mso-wrap-style:square;v-text-anchor:middle" coordsize="9144,9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" path="m,l9144,r,94090l,94090,,e" fillcolor="black" stroked="f">
                    <v:path arrowok="t" o:extrusionok="f"/>
                  </v:shape>
                  <v:shape id="Freeform 32" o:spid="_x0000_s1057" style="position:absolute;left:3803;top:2290;width:109;height:312;visibility:visible;mso-wrap-style:square;v-text-anchor:middle" coordsize="10904,3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" path="m,l3637,r,4785l3637,9566r723,3829l5090,17540r1092,3509l7635,24237r1454,2873l10904,29343,7997,31255,6182,28387,4728,25514,3269,21689,2183,18180,1453,14031,724,9566,,4785,,xe" fillcolor="black" stroked="f">
                    <v:path arrowok="t" o:extrusionok="f"/>
                  </v:shape>
                  <v:shape id="Freeform 33" o:spid="_x0000_s1058" style="position:absolute;left:3883;top:2583;width:254;height:121;visibility:visible;mso-wrap-style:square;v-text-anchor:middle" coordsize="25451,1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" path="m2907,l4728,2232,6911,4145,9089,5421r2913,1276l14908,7974r3270,636l21452,9250r3999,-320l25451,12119r-3999,-321l17454,11162r-3275,-640l10543,9250,7635,7974,4728,6057,2545,4145,,1912,2907,xe" fillcolor="black" stroked="f">
                    <v:path arrowok="t" o:extrusionok="f"/>
                  </v:shape>
                  <v:shape id="Freeform 34" o:spid="_x0000_s1059" style="position:absolute;left:4137;top:2538;width:324;height:166;visibility:visible;mso-wrap-style:square;v-text-anchor:middle" coordsize="32362,16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" path="m29449,r,315l32362,1592r,320l29087,5101,26181,7974r-3275,2548l18907,12439r-3999,1592l10181,15307r-5091,641l,16584,,13395r5090,l9457,12754r3998,-1271l17454,9886,20723,7974,23998,6057,26905,3189,29449,xe" fillcolor="black" stroked="f">
                    <v:path arrowok="t" o:extrusionok="f"/>
                  </v:shape>
                  <v:shape id="Freeform 35" o:spid="_x0000_s1060" style="position:absolute;left:4432;top:2085;width:131;height:469;visibility:visible;mso-wrap-style:square;v-text-anchor:middle" coordsize="13094,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" path="m9457,r3637,l12726,7654r-724,7017l11272,21689r-1091,6057l8727,33167,6912,38273,5090,43058,2913,46882,,45606,2184,41782,3999,37637,5820,32531,7274,27110,8365,21049r724,-6378l9819,7654,9457,xe" fillcolor="black" stroked="f">
                    <v:path arrowok="t" o:extrusionok="f"/>
                  </v:shape>
                  <v:shape id="Freeform 36" o:spid="_x0000_s1061" style="position:absolute;left:4526;top:1333;width:37;height:752;visibility:visible;mso-wrap-style:square;v-text-anchor:middle" coordsize="3637,7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" path="m,l1815,r,3189l3637,1592r,73677l,75269,,1592,,xe" fillcolor="black" stroked="f">
                    <v:path arrowok="t" o:extrusionok="f"/>
                  </v:shape>
                  <v:shape id="Freeform 37" o:spid="_x0000_s1062" style="position:absolute;left:4544;top:1333;width:680;height:32;visibility:visible;mso-wrap-style:square;v-text-anchor:middle" coordsize="67994,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" path="m,l66173,r1821,l67994,1592r-3637,l66173,3189,,3189,,xe" fillcolor="black" stroked="f">
                    <v:path arrowok="t" o:extrusionok="f"/>
                  </v:shape>
                  <v:shape id="Freeform 38" o:spid="_x0000_s1063" style="position:absolute;left:5188;top:1349;width:36;height:1767;visibility:visible;mso-wrap-style:square;v-text-anchor:middle" coordsize="3637,17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" path="m,l3637,r,175100l3637,176695r-1822,l1815,173505,,175100,,xe" fillcolor="black" stroked="f">
                    <v:path arrowok="t" o:extrusionok="f"/>
                  </v:shape>
                  <v:shape id="Freeform 39" o:spid="_x0000_s1064" style="position:absolute;left:4566;top:3084;width:640;height:32;visibility:visible;mso-wrap-style:square;v-text-anchor:middle" coordsize="63989,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" path="m1815,l63989,r,3190l1815,3190,,3190,,1595r3636,l1815,xe" fillcolor="black" stroked="f">
                    <v:path arrowok="t" o:extrusionok="f"/>
                  </v:shape>
                  <v:shape id="Freeform 40" o:spid="_x0000_s1065" style="position:absolute;left:4566;top:2688;width:37;height:412;visibility:visible;mso-wrap-style:square;v-text-anchor:middle" coordsize="3636,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" path="m3636,r,5426l3636,41145,,41145,,5426r3269,636l362,4785,3636,xe" fillcolor="black" stroked="f">
                    <v:path arrowok="t" o:extrusionok="f"/>
                  </v:shape>
                  <v:shape id="Freeform 41" o:spid="_x0000_s1066" style="position:absolute;left:4268;top:2736;width:331;height:332;visibility:visible;mso-wrap-style:square;v-text-anchor:middle" coordsize="33086,3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" path="m30180,r2906,1276l29818,6382r-3637,4780l22544,16268r-3999,3824l14546,23922r-3998,3508l6182,30619,1459,33171,,30619,4004,28067,8365,25516r3999,-3506l16362,18180r3275,-3829l23274,9886,26910,5106,30180,xe" fillcolor="black" stroked="f">
                    <v:path arrowok="t" o:extrusionok="f"/>
                  </v:shape>
                  <v:shape id="Freeform 42" o:spid="_x0000_s1067" style="position:absolute;left:3850;top:3042;width:433;height:128;visibility:visible;mso-wrap-style:square;v-text-anchor:middle" coordsize="43266,1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" path="m41808,r1458,2551l38539,4784,33810,7017,28720,8611,23268,9887r-5091,1276l12357,11801r-6181,637l,12758,,9568r6176,319l11633,9249r5815,-638l22538,7336,27996,6060,32357,4465,37085,2232,41808,xe" fillcolor="black" stroked="f">
                    <v:path arrowok="t" o:extrusionok="f"/>
                  </v:shape>
                  <v:shape id="Freeform 43" o:spid="_x0000_s1068" style="position:absolute;left:3512;top:3087;width:338;height:83;visibility:visible;mso-wrap-style:square;v-text-anchor:middle" coordsize="33817,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" path="m1454,l4728,1276r3999,956l12726,3190r3999,956l20724,4784r3998,319l29088,5103r4729,l33817,8293r-4729,l24722,7655,20000,7336,16001,6698,11996,5741,7998,4784,3999,3827,,2552,1454,xe" fillcolor="black" stroked="f">
                    <v:path arrowok="t" o:extrusionok="f"/>
                  </v:shape>
                  <v:shape id="Freeform 44" o:spid="_x0000_s1069" style="position:absolute;left:3272;top:2931;width:254;height:181;visibility:visible;mso-wrap-style:square;v-text-anchor:middle" coordsize="25451,18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" path="m2907,l4728,2553,7273,5101r2907,2234l13088,8930r2912,1914l18907,12757r3275,1595l25451,15627r-1454,2552l20723,16903,17454,15309,13817,13395,10910,11481,7997,9249,5090,7016,2545,4465,,1912,2907,xe" fillcolor="black" stroked="f">
                    <v:path arrowok="t" o:extrusionok="f"/>
                  </v:shape>
                  <v:shape id="Freeform 45" o:spid="_x0000_s1070" style="position:absolute;left:3166;top:2723;width:135;height:227;visibility:visible;mso-wrap-style:square;v-text-anchor:middle" coordsize="13450,2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" path="m2908,r729,3189l4728,6062,5814,8930r1092,2553l8359,14036r1460,2553l11634,18501r1816,2232l10543,22645,8727,20413,6906,17860,5452,15312,3999,12759,2908,9571,1815,6697,724,3829,,641,2908,xe" fillcolor="black" stroked="f">
                    <v:path arrowok="t" o:extrusionok="f"/>
                  </v:shape>
                  <v:shape id="Freeform 46" o:spid="_x0000_s1071" style="position:absolute;left:3134;top:2481;width:61;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" path="m1453,l2912,320r,1272l3274,5101r724,3188l3998,11483r,2868l4366,16904r724,2553l5458,22005r724,2232l3274,24878,2545,22645,2183,20092,1453,17540,1091,14351,367,11483r,-3194l367,5101,,1592,1453,3189,1453,xe" fillcolor="black" stroked="f">
                    <v:path arrowok="t" o:extrusionok="f"/>
                  </v:shape>
                  <v:shape id="Freeform 47" o:spid="_x0000_s1072" style="position:absolute;left:3119;top:2497;width:29;height:16;visibility:visible;mso-wrap-style:square;v-text-anchor:middle" coordsize="2908,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" path="m,l2908,r,1597l1822,1597,,1597,,xe" fillcolor="black" stroked="f">
                    <v:path arrowok="t" o:extrusionok="f"/>
                  </v:shape>
                  <v:shape id="Freeform 48" o:spid="_x0000_s1073" style="position:absolute;left:3119;top:1559;width:92;height:938;visibility:visible;mso-wrap-style:square;v-text-anchor:middle" coordsize="9144,9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" path="m,l9144,r,93765l,93765,,e" fillcolor="black" stroked="f">
                    <v:path arrowok="t" o:extrusionok="f"/>
                  </v:shape>
                  <v:shape id="Freeform 49" o:spid="_x0000_s1074" style="position:absolute;left:3050;top:1247;width:105;height:312;visibility:visible;mso-wrap-style:square;v-text-anchor:middle" coordsize="10543,3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" path="m2908,l4723,2873,6182,5741,7268,9250r1092,3509l9089,16904r724,4465l10543,26154r,5106l6906,31260r,-5106l6906,21369,6182,17545,5452,13400,4361,9891,3270,7018,1816,4150,,1917,2908,xe" fillcolor="black" stroked="f">
                    <v:path arrowok="t" o:extrusionok="f"/>
                  </v:shape>
                  <v:shape id="Freeform 50" o:spid="_x0000_s1075" style="position:absolute;left:2825;top:1144;width:254;height:122;visibility:visible;mso-wrap-style:square;v-text-anchor:middle" coordsize="25451,1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" path="m,l3999,320,7997,961r3637,636l14908,2553r2908,1597l20723,6062r2183,1912l25451,10206r-2907,1917l20723,9891,18545,7974,16362,6702,13455,5106,10910,4150,7273,3509,3999,2873,,3194,,xe" fillcolor="black" stroked="f">
                    <v:path arrowok="t" o:extrusionok="f"/>
                  </v:shape>
                  <v:shape id="Freeform 51" o:spid="_x0000_s1076" style="position:absolute;left:2505;top:1144;width:320;height:163;visibility:visible;mso-wrap-style:square;v-text-anchor:middle" coordsize="31995,1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" path="m31995,r,3194l26905,3194r-4361,635l18178,4785,14541,6382,11272,8294,7997,10527,5452,13400,2907,16268,,14992,2546,11483,5814,8615,9089,5741,13088,3829,17454,2232r4360,-956l26905,641,31995,xe" fillcolor="black" stroked="f">
                    <v:path arrowok="t" o:extrusionok="f"/>
                  </v:shape>
                  <v:shape id="Freeform 52" o:spid="_x0000_s1077" style="position:absolute;left:2403;top:1294;width:131;height:469;visibility:visible;mso-wrap-style:square;v-text-anchor:middle" coordsize="13087,4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" path="m10180,r2907,1276l10904,5106,9089,9250,7273,14036,5814,19777,4728,25834r-730,6062l3269,39229r367,7658l,46887,362,39229r729,-7333l1815,25198,2907,19136,4360,13395,6182,8615,7997,3829,10180,xe" fillcolor="black" stroked="f">
                    <v:path arrowok="t" o:extrusionok="f"/>
                  </v:shape>
                  <v:shape id="Freeform 53" o:spid="_x0000_s1078" style="position:absolute;left:2403;top:1763;width:36;height:750;visibility:visible;mso-wrap-style:square;v-text-anchor:middle" coordsize="3636,7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" path="m,l3636,r,73352l3636,74949r-1821,l1815,71760,,73352,,xe" fillcolor="black" stroked="f">
                    <v:path arrowok="t" o:extrusionok="f"/>
                  </v:shape>
                  <v:shape id="Freeform 54" o:spid="_x0000_s1079" style="position:absolute;left:1741;top:2481;width:680;height:32;visibility:visible;mso-wrap-style:square;v-text-anchor:middle" coordsize="67989,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" path="m1816,l67989,r,3189l1816,3189,,3189,,1592r3637,l1816,xe" fillcolor="black" stroked="f">
                    <v:path arrowok="t" o:extrusionok="f"/>
                  </v:shape>
                  <v:shape id="Freeform 55" o:spid="_x0000_s1080"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" path="m159979,r10905,l182156,r11272,l205062,315r11272,321l228330,1276r11640,636l251965,2868r11634,956l275601,5101r12358,1276l299961,7974r11995,1592l324320,11162r-8365,-640l307958,9886r-7997,-636l291595,8610r-7997,-321l275963,7974r-7997,-320l260331,7333r-8004,l244692,7333r-7635,l229789,7654r-7635,320l214881,8289r-7274,321l200334,9250r-29082,3189l146162,16904r-21090,6057l107986,29979,94531,38273,84351,47838,78169,58365,75261,69528r362,12118l79628,94405r6905,13395l96714,121836r13455,14671l126164,151179r19269,14987l167247,181478r10910,7013l189430,195188r11634,6382l213059,208268r12726,6056l238878,220707r13449,6056l266144,232505r14180,5741l294503,243667r14908,5106l324320,253874r15271,5105l354861,263765r15633,4465l386494,272374r15995,4146l418489,280347r15995,3828l450846,287364r16000,3190l483209,293743r16361,2552l515565,298846r16362,1914l547928,302673r15994,1914l579923,305863r15632,956l610826,307776r15632,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73078,158192,52718,142564,35268,127257,21451,112586,10908,98550,3636,84835,,71760,,59642,3636,48479,10908,37952,22179,28702,37450,20413,56354,13715,79628,7974,106894,3824,138527,956,149070,315,159979,xe" fillcolor="#999" stroked="f">
                    <v:path arrowok="t" o:extrusionok="f"/>
                  </v:shape>
                  <v:shape id="Freeform 56" o:spid="_x0000_s1081"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" path="m138527,956r,l149070,315,159979,r10905,l182156,r11272,l205062,315r11272,321l228330,1276r11640,636l251965,2868r11634,956l275601,5101r12358,1276l299961,7974r11995,1592l324320,11162r,l315955,10522r-7997,-636l299961,9250r-8366,-640l283598,8289r-7635,-315l267966,7654r-7635,-321l252327,7333r-7635,l237057,7333r-7268,321l222154,7974r-7273,315l207607,8610r-7273,640l200334,9250r-29082,3189l146162,16904r-21090,6057l107986,29979,94531,38273,84351,47838,78169,58365,75261,69528r362,12118l79628,94405r6905,13395l96714,121836r13455,14671l126164,151179r19269,14987l167247,181478r,l178157,188491r11273,6697l201064,201570r11995,6698l225785,214324r13093,6383l252327,226763r13817,5742l280324,238246r14179,5421l309411,248773r14909,5101l339591,258979r15270,4786l370494,268230r16000,4144l402489,276520r16000,3827l434484,284175r16362,3189l466846,290554r16363,3189l499570,296295r15995,2551l531927,300760r16001,1913l563922,304587r16001,1276l595555,306819r15271,957l626458,308095r14909,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r,l73078,158192,52718,142564,35268,127257,21451,112586,10908,98550,3636,84835,,71760,,59642,3636,48479,10908,37952,22179,28702,37450,20413,56354,13715,79628,7974,106894,3824,138527,956e" filled="f" strokecolor="#999">
                    <v:stroke startarrowwidth="narrow" startarrowlength="short" endarrowwidth="narrow" endarrowlength="short" miterlimit="83231f" joinstyle="miter" endcap="round"/>
                    <v:path arrowok="t" o:extrusionok="f"/>
                  </v:shape>
                  <v:shape id="Freeform 57" o:spid="_x0000_s1082" style="position:absolute;left:4584;top:3103;width:880;height:233;visibility:visible;mso-wrap-style:square;v-text-anchor:middle" coordsize="87987,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" path="m,l87987,4146r,18499l21814,23282,,xe" fillcolor="black" stroked="f">
                    <v:path arrowok="t" o:extrusionok="f"/>
                  </v:shape>
                </v:group>
                <w10:wrap type="square"/>
              </v:group>
            </w:pict>
          </mc:Fallback>
        </mc:AlternateContent>
      </w:r>
      <w:r w:rsidRPr="00435748">
        <w:rPr>
          <w:b/>
          <w:sz w:val="24"/>
          <w:szCs w:val="28"/>
        </w:rPr>
        <w:t>National University of Computer &amp; Emerging Sciences, Karachi</w:t>
      </w:r>
    </w:p>
    <w:p w14:paraId="5EFE3CE3" w14:textId="77777777" w:rsidR="00883078" w:rsidRDefault="00883078" w:rsidP="003C399F">
      <w:pPr>
        <w:spacing w:after="0" w:line="360" w:lineRule="auto"/>
        <w:ind w:left="10" w:hanging="10"/>
        <w:jc w:val="center"/>
        <w:rPr>
          <w:b/>
          <w:sz w:val="24"/>
          <w:szCs w:val="28"/>
        </w:rPr>
      </w:pPr>
      <w:r w:rsidRPr="00435748">
        <w:rPr>
          <w:b/>
          <w:sz w:val="24"/>
          <w:szCs w:val="28"/>
        </w:rPr>
        <w:t>Computer Science Department</w:t>
      </w:r>
    </w:p>
    <w:p w14:paraId="5A72C234" w14:textId="06F8F9AC" w:rsidR="00883078" w:rsidRPr="00C5258B" w:rsidRDefault="00B12A3D" w:rsidP="003C399F">
      <w:pPr>
        <w:spacing w:after="0" w:line="360" w:lineRule="auto"/>
        <w:ind w:left="10" w:hanging="10"/>
        <w:jc w:val="center"/>
        <w:rPr>
          <w:b/>
          <w:sz w:val="24"/>
          <w:szCs w:val="28"/>
        </w:rPr>
      </w:pPr>
      <w:r>
        <w:rPr>
          <w:b/>
          <w:sz w:val="24"/>
          <w:szCs w:val="28"/>
        </w:rPr>
        <w:t>Fall</w:t>
      </w:r>
      <w:r w:rsidR="00883078">
        <w:rPr>
          <w:b/>
          <w:sz w:val="24"/>
          <w:szCs w:val="28"/>
        </w:rPr>
        <w:t xml:space="preserve"> 202</w:t>
      </w:r>
      <w:r w:rsidR="003D6E5A">
        <w:rPr>
          <w:b/>
          <w:sz w:val="24"/>
          <w:szCs w:val="28"/>
        </w:rPr>
        <w:t>4</w:t>
      </w:r>
      <w:r w:rsidR="00883078">
        <w:rPr>
          <w:b/>
          <w:sz w:val="24"/>
          <w:szCs w:val="28"/>
        </w:rPr>
        <w:t xml:space="preserve">, Lab Manual - </w:t>
      </w:r>
      <w:r w:rsidR="004A1AB7">
        <w:rPr>
          <w:b/>
          <w:sz w:val="24"/>
          <w:szCs w:val="28"/>
        </w:rPr>
        <w:t>10</w:t>
      </w:r>
    </w:p>
    <w:tbl>
      <w:tblPr>
        <w:tblW w:w="9621" w:type="dxa"/>
        <w:tblInd w:w="5" w:type="dxa"/>
        <w:tblLayout w:type="fixed"/>
        <w:tblLook w:val="0400" w:firstRow="0" w:lastRow="0" w:firstColumn="0" w:lastColumn="0" w:noHBand="0" w:noVBand="1"/>
      </w:tblPr>
      <w:tblGrid>
        <w:gridCol w:w="3236"/>
        <w:gridCol w:w="6385"/>
      </w:tblGrid>
      <w:tr w:rsidR="00883078" w14:paraId="51D96FCE" w14:textId="77777777" w:rsidTr="00D97E79">
        <w:trPr>
          <w:trHeight w:val="260"/>
        </w:trPr>
        <w:tc>
          <w:tcPr>
            <w:tcW w:w="3236" w:type="dxa"/>
            <w:tcBorders>
              <w:top w:val="single" w:sz="4" w:space="0" w:color="000000"/>
              <w:left w:val="single" w:sz="4" w:space="0" w:color="000000"/>
              <w:bottom w:val="single" w:sz="4" w:space="0" w:color="000000"/>
              <w:right w:val="single" w:sz="4" w:space="0" w:color="000000"/>
            </w:tcBorders>
          </w:tcPr>
          <w:p w14:paraId="7F913AC0" w14:textId="77777777" w:rsidR="00883078" w:rsidRDefault="00883078" w:rsidP="003C399F">
            <w:pPr>
              <w:spacing w:line="360" w:lineRule="auto"/>
              <w:ind w:left="2"/>
              <w:rPr>
                <w:b/>
                <w:sz w:val="28"/>
                <w:szCs w:val="28"/>
              </w:rPr>
            </w:pPr>
            <w:r>
              <w:rPr>
                <w:b/>
                <w:sz w:val="28"/>
                <w:szCs w:val="28"/>
              </w:rPr>
              <w:t>Course Code: SL3001</w:t>
            </w:r>
          </w:p>
        </w:tc>
        <w:tc>
          <w:tcPr>
            <w:tcW w:w="6385" w:type="dxa"/>
            <w:tcBorders>
              <w:top w:val="single" w:sz="4" w:space="0" w:color="000000"/>
              <w:left w:val="single" w:sz="4" w:space="0" w:color="000000"/>
              <w:bottom w:val="single" w:sz="4" w:space="0" w:color="000000"/>
              <w:right w:val="single" w:sz="4" w:space="0" w:color="000000"/>
            </w:tcBorders>
          </w:tcPr>
          <w:p w14:paraId="0187CD3E" w14:textId="77777777" w:rsidR="00883078" w:rsidRDefault="00883078" w:rsidP="003C399F">
            <w:pPr>
              <w:spacing w:line="360" w:lineRule="auto"/>
              <w:rPr>
                <w:b/>
                <w:sz w:val="28"/>
                <w:szCs w:val="28"/>
              </w:rPr>
            </w:pPr>
            <w:r>
              <w:rPr>
                <w:b/>
                <w:sz w:val="28"/>
                <w:szCs w:val="28"/>
              </w:rPr>
              <w:t xml:space="preserve">Course: Software Development and construction </w:t>
            </w:r>
          </w:p>
        </w:tc>
      </w:tr>
      <w:tr w:rsidR="00883078" w14:paraId="2E7E4759" w14:textId="77777777" w:rsidTr="00D97E79">
        <w:trPr>
          <w:trHeight w:val="287"/>
        </w:trPr>
        <w:tc>
          <w:tcPr>
            <w:tcW w:w="3236" w:type="dxa"/>
            <w:tcBorders>
              <w:top w:val="single" w:sz="4" w:space="0" w:color="000000"/>
              <w:left w:val="single" w:sz="4" w:space="0" w:color="000000"/>
              <w:bottom w:val="single" w:sz="4" w:space="0" w:color="000000"/>
              <w:right w:val="single" w:sz="4" w:space="0" w:color="000000"/>
            </w:tcBorders>
          </w:tcPr>
          <w:p w14:paraId="1DA31917" w14:textId="77777777" w:rsidR="00883078" w:rsidRDefault="00883078" w:rsidP="003C399F">
            <w:pPr>
              <w:spacing w:line="360" w:lineRule="auto"/>
              <w:ind w:left="2"/>
              <w:rPr>
                <w:b/>
                <w:sz w:val="28"/>
                <w:szCs w:val="28"/>
              </w:rPr>
            </w:pPr>
            <w:r>
              <w:rPr>
                <w:b/>
                <w:sz w:val="28"/>
                <w:szCs w:val="28"/>
              </w:rPr>
              <w:t xml:space="preserve">Instructor:  </w:t>
            </w:r>
          </w:p>
        </w:tc>
        <w:tc>
          <w:tcPr>
            <w:tcW w:w="6385" w:type="dxa"/>
            <w:tcBorders>
              <w:top w:val="single" w:sz="4" w:space="0" w:color="000000"/>
              <w:left w:val="single" w:sz="4" w:space="0" w:color="000000"/>
              <w:bottom w:val="single" w:sz="4" w:space="0" w:color="000000"/>
              <w:right w:val="single" w:sz="4" w:space="0" w:color="000000"/>
            </w:tcBorders>
          </w:tcPr>
          <w:p w14:paraId="150651D6" w14:textId="77777777" w:rsidR="00883078" w:rsidRDefault="00C67832" w:rsidP="003C399F">
            <w:pPr>
              <w:spacing w:line="360" w:lineRule="auto"/>
              <w:ind w:left="2"/>
              <w:rPr>
                <w:b/>
                <w:sz w:val="28"/>
                <w:szCs w:val="28"/>
              </w:rPr>
            </w:pPr>
            <w:r>
              <w:rPr>
                <w:b/>
                <w:sz w:val="28"/>
                <w:szCs w:val="28"/>
              </w:rPr>
              <w:t>Yasir Arfat</w:t>
            </w:r>
          </w:p>
        </w:tc>
      </w:tr>
    </w:tbl>
    <w:p w14:paraId="3D83FB8C" w14:textId="77777777" w:rsidR="00883078" w:rsidRDefault="00883078" w:rsidP="003C399F">
      <w:pPr>
        <w:spacing w:line="360" w:lineRule="auto"/>
        <w:rPr>
          <w:rFonts w:eastAsia="Times New Roman"/>
          <w:b/>
          <w:bCs/>
          <w:sz w:val="52"/>
          <w:szCs w:val="32"/>
          <w:u w:val="single"/>
        </w:rPr>
      </w:pPr>
    </w:p>
    <w:p w14:paraId="127D147F" w14:textId="0C9DE35C" w:rsidR="006A230C" w:rsidRDefault="00883078" w:rsidP="006905B5">
      <w:pPr>
        <w:spacing w:line="360" w:lineRule="auto"/>
        <w:jc w:val="center"/>
        <w:rPr>
          <w:rFonts w:eastAsia="Times New Roman"/>
          <w:b/>
          <w:bCs/>
          <w:sz w:val="52"/>
          <w:szCs w:val="32"/>
          <w:u w:val="single"/>
        </w:rPr>
      </w:pPr>
      <w:r>
        <w:rPr>
          <w:rFonts w:eastAsia="Times New Roman"/>
          <w:b/>
          <w:bCs/>
          <w:sz w:val="52"/>
          <w:szCs w:val="32"/>
          <w:u w:val="single"/>
        </w:rPr>
        <w:t xml:space="preserve">Lab # </w:t>
      </w:r>
      <w:r w:rsidR="0065194A">
        <w:rPr>
          <w:rFonts w:eastAsia="Times New Roman"/>
          <w:b/>
          <w:bCs/>
          <w:sz w:val="52"/>
          <w:szCs w:val="32"/>
          <w:u w:val="single"/>
        </w:rPr>
        <w:t>10</w:t>
      </w:r>
    </w:p>
    <w:p w14:paraId="6576B133" w14:textId="77777777" w:rsidR="001472C9" w:rsidRDefault="001472C9" w:rsidP="001472C9">
      <w:pPr>
        <w:pStyle w:val="Heading1"/>
        <w:jc w:val="both"/>
      </w:pPr>
      <w:r>
        <w:t>Aims and Objectives</w:t>
      </w:r>
    </w:p>
    <w:p w14:paraId="1578ED63" w14:textId="77777777" w:rsidR="001472C9" w:rsidRDefault="001472C9" w:rsidP="001472C9">
      <w:pPr>
        <w:pStyle w:val="Heading1"/>
        <w:numPr>
          <w:ilvl w:val="0"/>
          <w:numId w:val="0"/>
        </w:numPr>
        <w:ind w:left="360"/>
        <w:rPr>
          <w:rFonts w:asciiTheme="minorHAnsi" w:eastAsiaTheme="minorHAnsi" w:hAnsiTheme="minorHAnsi" w:cstheme="minorBidi"/>
          <w:b w:val="0"/>
          <w:color w:val="auto"/>
          <w:sz w:val="22"/>
          <w:szCs w:val="22"/>
        </w:rPr>
      </w:pPr>
      <w:r>
        <w:rPr>
          <w:rFonts w:asciiTheme="minorHAnsi" w:eastAsiaTheme="minorHAnsi" w:hAnsiTheme="minorHAnsi" w:cstheme="minorBidi"/>
          <w:b w:val="0"/>
          <w:smallCaps/>
          <w:color w:val="auto"/>
          <w:sz w:val="22"/>
          <w:szCs w:val="22"/>
        </w:rPr>
        <w:t xml:space="preserve">People use GitHub to build some of the most advanced technologies in the world. Whether you’re visualizing data or building a new game, there’s a whole community and set of tools on GitHub that can help you do it even better. </w:t>
      </w:r>
      <w:r>
        <w:rPr>
          <w:rFonts w:asciiTheme="minorHAnsi" w:eastAsiaTheme="minorHAnsi" w:hAnsiTheme="minorHAnsi" w:cstheme="minorBidi"/>
          <w:b w:val="0"/>
          <w:smallCaps/>
          <w:color w:val="auto"/>
          <w:sz w:val="22"/>
          <w:szCs w:val="22"/>
        </w:rPr>
        <w:br/>
      </w:r>
      <w:r>
        <w:rPr>
          <w:rFonts w:asciiTheme="minorHAnsi" w:eastAsiaTheme="minorHAnsi" w:hAnsiTheme="minorHAnsi" w:cstheme="minorBidi"/>
          <w:bCs/>
          <w:smallCaps/>
          <w:color w:val="auto"/>
          <w:sz w:val="22"/>
          <w:szCs w:val="22"/>
        </w:rPr>
        <w:t>Who is this for</w:t>
      </w:r>
      <w:r>
        <w:rPr>
          <w:rFonts w:asciiTheme="minorHAnsi" w:eastAsiaTheme="minorHAnsi" w:hAnsiTheme="minorHAnsi" w:cstheme="minorBidi"/>
          <w:b w:val="0"/>
          <w:smallCaps/>
          <w:color w:val="auto"/>
          <w:sz w:val="22"/>
          <w:szCs w:val="22"/>
        </w:rPr>
        <w:t>: new developers, new GitHub users, and students.</w:t>
      </w:r>
      <w:r>
        <w:rPr>
          <w:rFonts w:asciiTheme="minorHAnsi" w:eastAsiaTheme="minorHAnsi" w:hAnsiTheme="minorHAnsi" w:cstheme="minorBidi"/>
          <w:b w:val="0"/>
          <w:smallCaps/>
          <w:color w:val="auto"/>
          <w:sz w:val="22"/>
          <w:szCs w:val="22"/>
        </w:rPr>
        <w:br/>
      </w:r>
      <w:r>
        <w:rPr>
          <w:rFonts w:asciiTheme="minorHAnsi" w:eastAsiaTheme="minorHAnsi" w:hAnsiTheme="minorHAnsi" w:cstheme="minorBidi"/>
          <w:bCs/>
          <w:smallCaps/>
          <w:color w:val="auto"/>
          <w:sz w:val="22"/>
          <w:szCs w:val="22"/>
        </w:rPr>
        <w:t>What you'll learn</w:t>
      </w:r>
      <w:r>
        <w:rPr>
          <w:rFonts w:asciiTheme="minorHAnsi" w:eastAsiaTheme="minorHAnsi" w:hAnsiTheme="minorHAnsi" w:cstheme="minorBidi"/>
          <w:b w:val="0"/>
          <w:smallCaps/>
          <w:color w:val="auto"/>
          <w:sz w:val="22"/>
          <w:szCs w:val="22"/>
        </w:rPr>
        <w:t>: We'll introduce repositories, branches, commits, and pull requests.</w:t>
      </w:r>
      <w:r>
        <w:rPr>
          <w:rFonts w:asciiTheme="minorHAnsi" w:eastAsiaTheme="minorHAnsi" w:hAnsiTheme="minorHAnsi" w:cstheme="minorBidi"/>
          <w:b w:val="0"/>
          <w:smallCaps/>
          <w:color w:val="auto"/>
          <w:sz w:val="22"/>
          <w:szCs w:val="22"/>
        </w:rPr>
        <w:br/>
      </w:r>
      <w:r>
        <w:rPr>
          <w:rFonts w:asciiTheme="minorHAnsi" w:eastAsiaTheme="minorHAnsi" w:hAnsiTheme="minorHAnsi" w:cstheme="minorBidi"/>
          <w:bCs/>
          <w:smallCaps/>
          <w:color w:val="auto"/>
          <w:sz w:val="22"/>
          <w:szCs w:val="22"/>
        </w:rPr>
        <w:t>What you'll build</w:t>
      </w:r>
      <w:r>
        <w:rPr>
          <w:rFonts w:asciiTheme="minorHAnsi" w:eastAsiaTheme="minorHAnsi" w:hAnsiTheme="minorHAnsi" w:cstheme="minorBidi"/>
          <w:b w:val="0"/>
          <w:smallCaps/>
          <w:color w:val="auto"/>
          <w:sz w:val="22"/>
          <w:szCs w:val="22"/>
        </w:rPr>
        <w:t>: We'll make a short Markdown file you can use as your profile README.</w:t>
      </w:r>
    </w:p>
    <w:p w14:paraId="5B37AC1B" w14:textId="77777777" w:rsidR="001472C9" w:rsidRDefault="001472C9" w:rsidP="001472C9">
      <w:pPr>
        <w:pStyle w:val="Heading1"/>
        <w:jc w:val="both"/>
        <w:rPr>
          <w:smallCaps/>
          <w:sz w:val="28"/>
        </w:rPr>
      </w:pPr>
      <w:r>
        <w:t>Introduction</w:t>
      </w:r>
    </w:p>
    <w:p w14:paraId="01D26A0B" w14:textId="77777777" w:rsidR="001472C9" w:rsidRDefault="001472C9" w:rsidP="001472C9">
      <w:pPr>
        <w:jc w:val="both"/>
      </w:pPr>
      <w:r>
        <w:t>GitHub is a web-based platform that provides version control using Git, allowing multiple people to collaborate on projects, track changes, and manage code repositories efficiently. It’s widely used by developers for both open-source and private projects.</w:t>
      </w:r>
    </w:p>
    <w:p w14:paraId="003AE07F" w14:textId="77777777" w:rsidR="001472C9" w:rsidRDefault="001472C9" w:rsidP="001472C9">
      <w:pPr>
        <w:pStyle w:val="Heading1"/>
        <w:rPr>
          <w:rFonts w:asciiTheme="minorHAnsi" w:eastAsiaTheme="minorHAnsi" w:hAnsiTheme="minorHAnsi" w:cstheme="minorBidi"/>
          <w:b w:val="0"/>
          <w:color w:val="auto"/>
          <w:sz w:val="22"/>
          <w:szCs w:val="22"/>
        </w:rPr>
      </w:pPr>
      <w:r>
        <w:rPr>
          <w:rFonts w:asciiTheme="minorHAnsi" w:eastAsiaTheme="minorHAnsi" w:hAnsiTheme="minorHAnsi" w:cstheme="minorBidi"/>
          <w:bCs/>
          <w:smallCaps/>
          <w:color w:val="auto"/>
          <w:sz w:val="22"/>
          <w:szCs w:val="22"/>
        </w:rPr>
        <w:lastRenderedPageBreak/>
        <w:t>In this Lab</w:t>
      </w:r>
      <w:r>
        <w:rPr>
          <w:rFonts w:asciiTheme="minorHAnsi" w:eastAsiaTheme="minorHAnsi" w:hAnsiTheme="minorHAnsi" w:cstheme="minorBidi"/>
          <w:b w:val="0"/>
          <w:smallCaps/>
          <w:color w:val="auto"/>
          <w:sz w:val="22"/>
          <w:szCs w:val="22"/>
        </w:rPr>
        <w:t>, you will:</w:t>
      </w:r>
      <w:r>
        <w:rPr>
          <w:rFonts w:asciiTheme="minorHAnsi" w:eastAsiaTheme="minorHAnsi" w:hAnsiTheme="minorHAnsi" w:cstheme="minorBidi"/>
          <w:b w:val="0"/>
          <w:smallCaps/>
          <w:color w:val="auto"/>
          <w:sz w:val="22"/>
          <w:szCs w:val="22"/>
        </w:rPr>
        <w:br/>
        <w:t>Create an account on GitHub followed by a repository.</w:t>
      </w:r>
      <w:r>
        <w:rPr>
          <w:rFonts w:asciiTheme="minorHAnsi" w:eastAsiaTheme="minorHAnsi" w:hAnsiTheme="minorHAnsi" w:cstheme="minorBidi"/>
          <w:b w:val="0"/>
          <w:smallCaps/>
          <w:color w:val="auto"/>
          <w:sz w:val="22"/>
          <w:szCs w:val="22"/>
        </w:rPr>
        <w:br/>
        <w:t>Create a branch.</w:t>
      </w:r>
      <w:r>
        <w:rPr>
          <w:rFonts w:asciiTheme="minorHAnsi" w:eastAsiaTheme="minorHAnsi" w:hAnsiTheme="minorHAnsi" w:cstheme="minorBidi"/>
          <w:b w:val="0"/>
          <w:smallCaps/>
          <w:color w:val="auto"/>
          <w:sz w:val="22"/>
          <w:szCs w:val="22"/>
        </w:rPr>
        <w:br/>
        <w:t>Commit a file.</w:t>
      </w:r>
      <w:r>
        <w:rPr>
          <w:rFonts w:asciiTheme="minorHAnsi" w:eastAsiaTheme="minorHAnsi" w:hAnsiTheme="minorHAnsi" w:cstheme="minorBidi"/>
          <w:b w:val="0"/>
          <w:smallCaps/>
          <w:color w:val="auto"/>
          <w:sz w:val="22"/>
          <w:szCs w:val="22"/>
        </w:rPr>
        <w:br/>
        <w:t>Change the readme file</w:t>
      </w:r>
      <w:r>
        <w:rPr>
          <w:rFonts w:asciiTheme="minorHAnsi" w:eastAsiaTheme="minorHAnsi" w:hAnsiTheme="minorHAnsi" w:cstheme="minorBidi"/>
          <w:b w:val="0"/>
          <w:smallCaps/>
          <w:color w:val="auto"/>
          <w:sz w:val="22"/>
          <w:szCs w:val="22"/>
        </w:rPr>
        <w:br/>
        <w:t>Open a pull request.</w:t>
      </w:r>
      <w:r>
        <w:rPr>
          <w:rFonts w:asciiTheme="minorHAnsi" w:eastAsiaTheme="minorHAnsi" w:hAnsiTheme="minorHAnsi" w:cstheme="minorBidi"/>
          <w:b w:val="0"/>
          <w:smallCaps/>
          <w:color w:val="auto"/>
          <w:sz w:val="22"/>
          <w:szCs w:val="22"/>
        </w:rPr>
        <w:br/>
        <w:t>Merge your pull request.</w:t>
      </w:r>
      <w:r>
        <w:rPr>
          <w:rFonts w:asciiTheme="minorHAnsi" w:eastAsiaTheme="minorHAnsi" w:hAnsiTheme="minorHAnsi" w:cstheme="minorBidi"/>
          <w:b w:val="0"/>
          <w:smallCaps/>
          <w:color w:val="auto"/>
          <w:sz w:val="22"/>
          <w:szCs w:val="22"/>
        </w:rPr>
        <w:br/>
        <w:t>Understand and implement markdown language for readme files</w:t>
      </w:r>
    </w:p>
    <w:p w14:paraId="6DC319F7" w14:textId="77777777" w:rsidR="001472C9" w:rsidRDefault="001472C9" w:rsidP="001472C9">
      <w:pPr>
        <w:pStyle w:val="Heading1"/>
        <w:jc w:val="both"/>
        <w:rPr>
          <w:rFonts w:asciiTheme="minorHAnsi" w:eastAsiaTheme="minorHAnsi" w:hAnsiTheme="minorHAnsi" w:cstheme="minorBidi"/>
          <w:b w:val="0"/>
          <w:smallCaps/>
          <w:color w:val="auto"/>
          <w:sz w:val="22"/>
          <w:szCs w:val="22"/>
        </w:rPr>
      </w:pPr>
      <w:r>
        <w:t>Create an account on GitHub</w:t>
      </w:r>
    </w:p>
    <w:p w14:paraId="70C8018C" w14:textId="77777777" w:rsidR="001472C9" w:rsidRDefault="001472C9" w:rsidP="001472C9">
      <w:pPr>
        <w:jc w:val="both"/>
      </w:pPr>
      <w:r>
        <w:t>To get started first login to GitHub (if you already have an account).</w:t>
      </w:r>
    </w:p>
    <w:p w14:paraId="43F04C5F" w14:textId="586DA2B1" w:rsidR="001472C9" w:rsidRDefault="001472C9" w:rsidP="001472C9">
      <w:pPr>
        <w:jc w:val="both"/>
      </w:pPr>
      <w:r>
        <w:rPr>
          <w:noProof/>
        </w:rPr>
        <w:drawing>
          <wp:inline distT="0" distB="0" distL="0" distR="0" wp14:anchorId="386DC131" wp14:editId="31EF47A9">
            <wp:extent cx="2320290" cy="2346325"/>
            <wp:effectExtent l="0" t="0" r="3810" b="0"/>
            <wp:docPr id="143063269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0290" cy="2346325"/>
                    </a:xfrm>
                    <a:prstGeom prst="rect">
                      <a:avLst/>
                    </a:prstGeom>
                    <a:noFill/>
                    <a:ln>
                      <a:noFill/>
                    </a:ln>
                  </pic:spPr>
                </pic:pic>
              </a:graphicData>
            </a:graphic>
          </wp:inline>
        </w:drawing>
      </w:r>
    </w:p>
    <w:p w14:paraId="74AEC3BB" w14:textId="77777777" w:rsidR="001472C9" w:rsidRDefault="001472C9" w:rsidP="001472C9">
      <w:pPr>
        <w:jc w:val="both"/>
      </w:pPr>
      <w:r>
        <w:t xml:space="preserve">If not, then click on the </w:t>
      </w:r>
      <w:r>
        <w:rPr>
          <w:b/>
          <w:bCs/>
        </w:rPr>
        <w:t xml:space="preserve">create an account </w:t>
      </w:r>
      <w:r>
        <w:t xml:space="preserve">option and enter the necessary credentials to get started. Once logged in you should see a screen something like. </w:t>
      </w:r>
    </w:p>
    <w:p w14:paraId="6F97DA5C" w14:textId="5D362DEF" w:rsidR="001472C9" w:rsidRDefault="001472C9" w:rsidP="001472C9">
      <w:pPr>
        <w:jc w:val="both"/>
      </w:pPr>
      <w:r>
        <w:rPr>
          <w:noProof/>
        </w:rPr>
        <w:drawing>
          <wp:inline distT="0" distB="0" distL="0" distR="0" wp14:anchorId="65993B3B" wp14:editId="1E0E9ED0">
            <wp:extent cx="5934710" cy="2673985"/>
            <wp:effectExtent l="0" t="0" r="8890" b="0"/>
            <wp:docPr id="10483911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710" cy="2673985"/>
                    </a:xfrm>
                    <a:prstGeom prst="rect">
                      <a:avLst/>
                    </a:prstGeom>
                    <a:noFill/>
                    <a:ln>
                      <a:noFill/>
                    </a:ln>
                  </pic:spPr>
                </pic:pic>
              </a:graphicData>
            </a:graphic>
          </wp:inline>
        </w:drawing>
      </w:r>
    </w:p>
    <w:p w14:paraId="2FA0FE53" w14:textId="77777777" w:rsidR="001472C9" w:rsidRDefault="001472C9" w:rsidP="001472C9">
      <w:pPr>
        <w:jc w:val="both"/>
      </w:pPr>
      <w:r>
        <w:lastRenderedPageBreak/>
        <w:t>Of course, mine has many repositories so when performing your screen would look a bit different. On the top left section where you see the new button, click on it and you should see a window something like this.</w:t>
      </w:r>
    </w:p>
    <w:p w14:paraId="4E497637" w14:textId="2B1CDFFD" w:rsidR="001472C9" w:rsidRDefault="001472C9" w:rsidP="001472C9">
      <w:pPr>
        <w:jc w:val="both"/>
      </w:pPr>
      <w:r>
        <w:rPr>
          <w:noProof/>
        </w:rPr>
        <w:drawing>
          <wp:inline distT="0" distB="0" distL="0" distR="0" wp14:anchorId="42823CBF" wp14:editId="5644DE9C">
            <wp:extent cx="5943600" cy="3873500"/>
            <wp:effectExtent l="0" t="0" r="0" b="0"/>
            <wp:docPr id="2108916671" name="Picture 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73500"/>
                    </a:xfrm>
                    <a:prstGeom prst="rect">
                      <a:avLst/>
                    </a:prstGeom>
                    <a:noFill/>
                    <a:ln>
                      <a:noFill/>
                    </a:ln>
                  </pic:spPr>
                </pic:pic>
              </a:graphicData>
            </a:graphic>
          </wp:inline>
        </w:drawing>
      </w:r>
    </w:p>
    <w:p w14:paraId="7349016E" w14:textId="77777777" w:rsidR="001472C9" w:rsidRDefault="001472C9" w:rsidP="001472C9">
      <w:pPr>
        <w:jc w:val="both"/>
      </w:pPr>
      <w:r>
        <w:t>Which leaves us to another heading on how to create a repository.</w:t>
      </w:r>
    </w:p>
    <w:p w14:paraId="52C8D6EA" w14:textId="77777777" w:rsidR="001472C9" w:rsidRDefault="001472C9" w:rsidP="001472C9">
      <w:pPr>
        <w:pStyle w:val="Heading1"/>
        <w:jc w:val="both"/>
      </w:pPr>
      <w:r>
        <w:t>Create a repository</w:t>
      </w:r>
    </w:p>
    <w:p w14:paraId="7DE9B5E2" w14:textId="77777777" w:rsidR="001472C9" w:rsidRDefault="001472C9" w:rsidP="001472C9">
      <w:r>
        <w:rPr>
          <w:b/>
          <w:bCs/>
        </w:rPr>
        <w:t>What is a repository?</w:t>
      </w:r>
      <w:r>
        <w:t>: A </w:t>
      </w:r>
      <w:hyperlink r:id="rId11" w:anchor="repository" w:history="1">
        <w:r>
          <w:rPr>
            <w:rStyle w:val="Hyperlink"/>
            <w:i/>
            <w:iCs/>
          </w:rPr>
          <w:t>repository</w:t>
        </w:r>
      </w:hyperlink>
      <w:r>
        <w:t> is a project containing files and folders. A repository tracks versions of files and folders. For more information, see "</w:t>
      </w:r>
      <w:hyperlink r:id="rId12" w:history="1">
        <w:r>
          <w:rPr>
            <w:rStyle w:val="Hyperlink"/>
          </w:rPr>
          <w:t>About repositories</w:t>
        </w:r>
      </w:hyperlink>
      <w:r>
        <w:t>" from GitHub Docs.</w:t>
      </w:r>
    </w:p>
    <w:p w14:paraId="09F38801" w14:textId="7AA96BD2" w:rsidR="001472C9" w:rsidRDefault="001472C9" w:rsidP="001472C9">
      <w:pPr>
        <w:jc w:val="both"/>
      </w:pPr>
      <w:r>
        <w:rPr>
          <w:noProof/>
        </w:rPr>
        <w:lastRenderedPageBreak/>
        <w:drawing>
          <wp:inline distT="0" distB="0" distL="0" distR="0" wp14:anchorId="19613DF6" wp14:editId="264D32FA">
            <wp:extent cx="5943600" cy="4114800"/>
            <wp:effectExtent l="0" t="0" r="0" b="0"/>
            <wp:docPr id="65336455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r>
        <w:br/>
        <w:t>When creating a repository you are required to fill/select at least three sections of the page. The first red box is if you want to use already saved templates (These are already made repositories with some files and branches already stored in them). The second box is your repositories name, You can name your repository anything you like but stick to proper naming conventions and name your repository according to what project you are working on, GitHub will indicate you if your repository name is unique or not. The Third box is optional and is used to display a small description about your repository. Lastly the access box and this can be crucial depending on your project. If you intend to display your project to everyone then you would need to select public access but if you choose to hide your project before releasing it to the public a private option is available and only you and those who are contributing to your project can see the repository.</w:t>
      </w:r>
    </w:p>
    <w:p w14:paraId="5EB54D3A" w14:textId="562C9307" w:rsidR="001472C9" w:rsidRDefault="001472C9" w:rsidP="001472C9">
      <w:pPr>
        <w:jc w:val="both"/>
      </w:pPr>
      <w:r>
        <w:rPr>
          <w:noProof/>
        </w:rPr>
        <w:lastRenderedPageBreak/>
        <w:drawing>
          <wp:inline distT="0" distB="0" distL="0" distR="0" wp14:anchorId="4292C049" wp14:editId="49E0F53A">
            <wp:extent cx="5943600" cy="3226435"/>
            <wp:effectExtent l="0" t="0" r="0" b="0"/>
            <wp:docPr id="67169761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r>
        <w:br/>
        <w:t>Lastly there also exists three more optional options when creating a repository. The First check box is a detailed description about your project, sort of like an actual MUST-READ FILE when installing pirated software. We will cover this later down in the manual on how we can modify this. The second box is for tracking which types of files to ignore, choose none and all files will be tracked otherwise you can select which type of files to exclude from tracking. Lastly a license is not compulsory for this lab but mandatory when releasing your project to the world as it defines the boundaries of what the end user can/cannot do with your work. There are many versions of this license so read and explore accordingly.</w:t>
      </w:r>
      <w:r>
        <w:br/>
        <w:t xml:space="preserve">Once all the necessary boxes are filled click on the </w:t>
      </w:r>
      <w:r>
        <w:rPr>
          <w:b/>
          <w:bCs/>
        </w:rPr>
        <w:t>Create repository</w:t>
      </w:r>
      <w:r>
        <w:t xml:space="preserve"> button. </w:t>
      </w:r>
    </w:p>
    <w:p w14:paraId="6C60931E" w14:textId="1BBF673E" w:rsidR="001472C9" w:rsidRDefault="001472C9" w:rsidP="001472C9">
      <w:pPr>
        <w:jc w:val="both"/>
      </w:pPr>
      <w:r>
        <w:rPr>
          <w:noProof/>
        </w:rPr>
        <w:drawing>
          <wp:inline distT="0" distB="0" distL="0" distR="0" wp14:anchorId="12E79A06" wp14:editId="354B1FC5">
            <wp:extent cx="5934710" cy="2501900"/>
            <wp:effectExtent l="0" t="0" r="8890" b="0"/>
            <wp:docPr id="186835941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710" cy="2501900"/>
                    </a:xfrm>
                    <a:prstGeom prst="rect">
                      <a:avLst/>
                    </a:prstGeom>
                    <a:noFill/>
                    <a:ln>
                      <a:noFill/>
                    </a:ln>
                  </pic:spPr>
                </pic:pic>
              </a:graphicData>
            </a:graphic>
          </wp:inline>
        </w:drawing>
      </w:r>
    </w:p>
    <w:p w14:paraId="4FF8D910" w14:textId="77777777" w:rsidR="001472C9" w:rsidRDefault="001472C9" w:rsidP="001472C9">
      <w:pPr>
        <w:jc w:val="both"/>
      </w:pPr>
      <w:r>
        <w:t xml:space="preserve">You should see a screen something like this. The bottom section is the readme file, the Top right is the description for the repository and the center is where you will see your files which you have uploaded. Right now, there are only two files as we created a license and a readme file. </w:t>
      </w:r>
    </w:p>
    <w:p w14:paraId="18AC1BB3" w14:textId="77777777" w:rsidR="001472C9" w:rsidRDefault="001472C9" w:rsidP="001472C9">
      <w:pPr>
        <w:pStyle w:val="Heading1"/>
        <w:jc w:val="both"/>
        <w:rPr>
          <w:rFonts w:asciiTheme="minorHAnsi" w:eastAsiaTheme="minorHAnsi" w:hAnsiTheme="minorHAnsi" w:cstheme="minorBidi"/>
          <w:b w:val="0"/>
          <w:color w:val="auto"/>
          <w:sz w:val="22"/>
          <w:szCs w:val="22"/>
        </w:rPr>
      </w:pPr>
      <w:r>
        <w:lastRenderedPageBreak/>
        <w:t>Create a branch in the repository</w:t>
      </w:r>
    </w:p>
    <w:p w14:paraId="1DAF5030" w14:textId="77777777" w:rsidR="001472C9" w:rsidRDefault="001472C9" w:rsidP="001472C9">
      <w:pPr>
        <w:jc w:val="both"/>
      </w:pPr>
      <w:r>
        <w:rPr>
          <w:b/>
          <w:bCs/>
        </w:rPr>
        <w:t>What is a branch?</w:t>
      </w:r>
      <w:r>
        <w:t xml:space="preserve"> A branch is a parallel version of your repository. By default, your repository has one branch named </w:t>
      </w:r>
      <w:r>
        <w:rPr>
          <w:b/>
          <w:bCs/>
        </w:rPr>
        <w:t>main</w:t>
      </w:r>
      <w:r>
        <w:t xml:space="preserve"> and it is the definitive branch. Creating additional branches allows you to copy the </w:t>
      </w:r>
      <w:r>
        <w:rPr>
          <w:b/>
          <w:bCs/>
        </w:rPr>
        <w:t>main</w:t>
      </w:r>
      <w:r>
        <w:t xml:space="preserve"> branch of your repository and safely make any changes without disrupting the </w:t>
      </w:r>
      <w:r>
        <w:rPr>
          <w:b/>
          <w:bCs/>
        </w:rPr>
        <w:t>main</w:t>
      </w:r>
      <w:r>
        <w:t xml:space="preserve"> project. Many people use branches to work on specific features without affecting any other parts of the project.</w:t>
      </w:r>
    </w:p>
    <w:p w14:paraId="69A3F0B7" w14:textId="77777777" w:rsidR="001472C9" w:rsidRDefault="001472C9" w:rsidP="001472C9">
      <w:pPr>
        <w:jc w:val="both"/>
      </w:pPr>
      <w:r>
        <w:t xml:space="preserve">Branches allow you to separate your work from the </w:t>
      </w:r>
      <w:r>
        <w:rPr>
          <w:b/>
          <w:bCs/>
        </w:rPr>
        <w:t>main</w:t>
      </w:r>
      <w:r>
        <w:t xml:space="preserve"> branch. In other words, everyone's work is safe while you contribute.</w:t>
      </w:r>
    </w:p>
    <w:p w14:paraId="51568DEC" w14:textId="3A843536" w:rsidR="001472C9" w:rsidRDefault="001472C9" w:rsidP="001472C9">
      <w:pPr>
        <w:jc w:val="center"/>
      </w:pPr>
      <w:r>
        <w:rPr>
          <w:noProof/>
        </w:rPr>
        <w:drawing>
          <wp:inline distT="0" distB="0" distL="0" distR="0" wp14:anchorId="5A0C8210" wp14:editId="496172F6">
            <wp:extent cx="4494530" cy="3631565"/>
            <wp:effectExtent l="0" t="0" r="1270" b="6985"/>
            <wp:docPr id="1398803251" name="Picture 86" descr="main-branch-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branch-dropdow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4530" cy="3631565"/>
                    </a:xfrm>
                    <a:prstGeom prst="rect">
                      <a:avLst/>
                    </a:prstGeom>
                    <a:noFill/>
                    <a:ln>
                      <a:noFill/>
                    </a:ln>
                  </pic:spPr>
                </pic:pic>
              </a:graphicData>
            </a:graphic>
          </wp:inline>
        </w:drawing>
      </w:r>
    </w:p>
    <w:p w14:paraId="008F70BA" w14:textId="77777777" w:rsidR="001472C9" w:rsidRDefault="001472C9" w:rsidP="001472C9">
      <w:pPr>
        <w:jc w:val="both"/>
      </w:pPr>
      <w:r>
        <w:t xml:space="preserve">While in your repository click on the main tab and enter your branch name and hit the enter key or select the </w:t>
      </w:r>
      <w:r>
        <w:rPr>
          <w:b/>
          <w:bCs/>
        </w:rPr>
        <w:t>create branch</w:t>
      </w:r>
      <w:r>
        <w:t xml:space="preserve"> option. {Type a suitable name}. You should see a screen something like this.</w:t>
      </w:r>
    </w:p>
    <w:p w14:paraId="19E448D1" w14:textId="46AB1180" w:rsidR="001472C9" w:rsidRDefault="001472C9" w:rsidP="001472C9">
      <w:pPr>
        <w:jc w:val="both"/>
      </w:pPr>
      <w:r>
        <w:rPr>
          <w:noProof/>
        </w:rPr>
        <w:lastRenderedPageBreak/>
        <w:drawing>
          <wp:inline distT="0" distB="0" distL="0" distR="0" wp14:anchorId="2CE68E42" wp14:editId="6123CBB7">
            <wp:extent cx="5943600" cy="2282825"/>
            <wp:effectExtent l="0" t="0" r="0" b="3175"/>
            <wp:docPr id="95605889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282825"/>
                    </a:xfrm>
                    <a:prstGeom prst="rect">
                      <a:avLst/>
                    </a:prstGeom>
                    <a:noFill/>
                    <a:ln>
                      <a:noFill/>
                    </a:ln>
                  </pic:spPr>
                </pic:pic>
              </a:graphicData>
            </a:graphic>
          </wp:inline>
        </w:drawing>
      </w:r>
    </w:p>
    <w:p w14:paraId="65CA4B13" w14:textId="77777777" w:rsidR="001472C9" w:rsidRDefault="001472C9" w:rsidP="001472C9">
      <w:pPr>
        <w:jc w:val="both"/>
      </w:pPr>
      <w:r>
        <w:t>When creating a branch, it duplicates all the content that is in the main branch to the branch you have created. You can create as many branches as you like. To go back to your main branch just use the drop down menu.</w:t>
      </w:r>
    </w:p>
    <w:p w14:paraId="1CAEF261" w14:textId="479DB3FB" w:rsidR="001472C9" w:rsidRDefault="001472C9" w:rsidP="001472C9">
      <w:pPr>
        <w:jc w:val="center"/>
      </w:pPr>
      <w:r>
        <w:rPr>
          <w:noProof/>
        </w:rPr>
        <w:drawing>
          <wp:inline distT="0" distB="0" distL="0" distR="0" wp14:anchorId="23EC49C7" wp14:editId="7DBC9B45">
            <wp:extent cx="4908550" cy="4589145"/>
            <wp:effectExtent l="0" t="0" r="6350" b="1905"/>
            <wp:docPr id="106863849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8550" cy="4589145"/>
                    </a:xfrm>
                    <a:prstGeom prst="rect">
                      <a:avLst/>
                    </a:prstGeom>
                    <a:noFill/>
                    <a:ln>
                      <a:noFill/>
                    </a:ln>
                  </pic:spPr>
                </pic:pic>
              </a:graphicData>
            </a:graphic>
          </wp:inline>
        </w:drawing>
      </w:r>
    </w:p>
    <w:p w14:paraId="7E95468E" w14:textId="77777777" w:rsidR="001472C9" w:rsidRDefault="001472C9" w:rsidP="001472C9">
      <w:r>
        <w:t xml:space="preserve">Note that </w:t>
      </w:r>
      <w:proofErr w:type="spellStart"/>
      <w:r>
        <w:t>any thing</w:t>
      </w:r>
      <w:proofErr w:type="spellEnd"/>
      <w:r>
        <w:t xml:space="preserve"> that is updated in the main branch will prompt a message in the other branches that it is x commits away (The x represents the number of commits in that particular branch) and anything </w:t>
      </w:r>
      <w:r>
        <w:lastRenderedPageBreak/>
        <w:t>that is updated in the other branch needs to be merged with the main branch to update the main repository.</w:t>
      </w:r>
    </w:p>
    <w:p w14:paraId="3FC0B530" w14:textId="77777777" w:rsidR="001472C9" w:rsidRDefault="001472C9" w:rsidP="001472C9">
      <w:r>
        <w:rPr>
          <w:rFonts w:ascii="Times New Roman" w:hAnsi="Times New Roman" w:cs="Times New Roman"/>
          <w:sz w:val="24"/>
          <w:szCs w:val="24"/>
        </w:rPr>
        <w:br w:type="page"/>
      </w:r>
    </w:p>
    <w:p w14:paraId="5EF3D92A" w14:textId="77777777" w:rsidR="001472C9" w:rsidRDefault="001472C9" w:rsidP="001472C9">
      <w:pPr>
        <w:pStyle w:val="Heading1"/>
        <w:jc w:val="both"/>
        <w:rPr>
          <w:rFonts w:asciiTheme="minorHAnsi" w:eastAsiaTheme="minorHAnsi" w:hAnsiTheme="minorHAnsi" w:cstheme="minorBidi"/>
          <w:b w:val="0"/>
          <w:color w:val="auto"/>
          <w:sz w:val="22"/>
          <w:szCs w:val="22"/>
        </w:rPr>
      </w:pPr>
      <w:r>
        <w:lastRenderedPageBreak/>
        <w:t>Commit a file</w:t>
      </w:r>
    </w:p>
    <w:p w14:paraId="4BDEFB38" w14:textId="77777777" w:rsidR="001472C9" w:rsidRDefault="001472C9" w:rsidP="001472C9">
      <w:r>
        <w:rPr>
          <w:b/>
          <w:bCs/>
        </w:rPr>
        <w:t>What is a commit?</w:t>
      </w:r>
      <w:r>
        <w:t xml:space="preserve"> A commit is a set of changes to the files and folders in your project. A commit exists in a branch and is responsible for tracking what files were uploaded, deleted or modified in the branch.</w:t>
      </w:r>
    </w:p>
    <w:p w14:paraId="445880D0" w14:textId="77777777" w:rsidR="001472C9" w:rsidRDefault="001472C9" w:rsidP="001472C9">
      <w:r>
        <w:t>To get started On the </w:t>
      </w:r>
      <w:r>
        <w:rPr>
          <w:b/>
        </w:rPr>
        <w:t>&lt; &gt; Code</w:t>
      </w:r>
      <w:r>
        <w:t> tab in the header menu of your repository, make sure you're on your new branch my-first-branch.</w:t>
      </w:r>
    </w:p>
    <w:p w14:paraId="125293DE" w14:textId="52A48D7E" w:rsidR="001472C9" w:rsidRDefault="001472C9" w:rsidP="001472C9">
      <w:r>
        <w:rPr>
          <w:noProof/>
        </w:rPr>
        <w:drawing>
          <wp:inline distT="0" distB="0" distL="0" distR="0" wp14:anchorId="3AD71BEE" wp14:editId="17668261">
            <wp:extent cx="4684395" cy="1612900"/>
            <wp:effectExtent l="0" t="0" r="1905" b="6350"/>
            <wp:docPr id="28255791" name="Picture 83" descr="create new fil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new file op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4395" cy="1612900"/>
                    </a:xfrm>
                    <a:prstGeom prst="rect">
                      <a:avLst/>
                    </a:prstGeom>
                    <a:noFill/>
                    <a:ln>
                      <a:noFill/>
                    </a:ln>
                  </pic:spPr>
                </pic:pic>
              </a:graphicData>
            </a:graphic>
          </wp:inline>
        </w:drawing>
      </w:r>
    </w:p>
    <w:p w14:paraId="04FF5922" w14:textId="77777777" w:rsidR="001472C9" w:rsidRDefault="001472C9" w:rsidP="001472C9">
      <w:r>
        <w:t>Select the </w:t>
      </w:r>
      <w:r>
        <w:rPr>
          <w:b/>
          <w:bCs/>
        </w:rPr>
        <w:t>Add file</w:t>
      </w:r>
      <w:r>
        <w:t> drop-down and click </w:t>
      </w:r>
      <w:r>
        <w:rPr>
          <w:b/>
          <w:bCs/>
        </w:rPr>
        <w:t>Create new file</w:t>
      </w:r>
      <w:r>
        <w:t>.</w:t>
      </w:r>
    </w:p>
    <w:p w14:paraId="530B2AA4" w14:textId="16544C29" w:rsidR="001472C9" w:rsidRDefault="001472C9" w:rsidP="001472C9">
      <w:r>
        <w:rPr>
          <w:noProof/>
        </w:rPr>
        <w:drawing>
          <wp:inline distT="0" distB="0" distL="0" distR="0" wp14:anchorId="69573B9F" wp14:editId="69525358">
            <wp:extent cx="5943600" cy="1121410"/>
            <wp:effectExtent l="0" t="0" r="0" b="2540"/>
            <wp:docPr id="194215568" name="Picture 82" descr="profile.md fil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ile.md file 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p>
    <w:p w14:paraId="6E6FC5BE" w14:textId="77777777" w:rsidR="001472C9" w:rsidRDefault="001472C9" w:rsidP="001472C9">
      <w:r>
        <w:t>In the </w:t>
      </w:r>
      <w:r>
        <w:rPr>
          <w:b/>
          <w:bCs/>
        </w:rPr>
        <w:t>Name your file...</w:t>
      </w:r>
      <w:r>
        <w:t> field, enter PROFILE.md.</w:t>
      </w:r>
      <w:r>
        <w:br/>
        <w:t>In the </w:t>
      </w:r>
      <w:r>
        <w:rPr>
          <w:b/>
          <w:bCs/>
        </w:rPr>
        <w:t>Enter file contents here</w:t>
      </w:r>
      <w:r>
        <w:t> area, Write a text i.e. Programming Fundamentals Fall 2024</w:t>
      </w:r>
      <w:r>
        <w:br/>
        <w:t>Click </w:t>
      </w:r>
      <w:r>
        <w:rPr>
          <w:b/>
          <w:bCs/>
        </w:rPr>
        <w:t>Commit changes...</w:t>
      </w:r>
      <w:r>
        <w:t> in the upper right corner above the contents box.</w:t>
      </w:r>
      <w:r>
        <w:br/>
        <w:t>You should see a window pop something like this down below.</w:t>
      </w:r>
    </w:p>
    <w:p w14:paraId="51020701" w14:textId="271CA8CD" w:rsidR="001472C9" w:rsidRDefault="001472C9" w:rsidP="001472C9">
      <w:r>
        <w:rPr>
          <w:noProof/>
        </w:rPr>
        <w:lastRenderedPageBreak/>
        <w:drawing>
          <wp:inline distT="0" distB="0" distL="0" distR="0" wp14:anchorId="52972B83" wp14:editId="4C8861CC">
            <wp:extent cx="5943600" cy="6176645"/>
            <wp:effectExtent l="0" t="0" r="0" b="0"/>
            <wp:docPr id="754317651" name="Picture 81" descr="screenshot of adding a new file with a commi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adding a new file with a commit mess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176645"/>
                    </a:xfrm>
                    <a:prstGeom prst="rect">
                      <a:avLst/>
                    </a:prstGeom>
                    <a:noFill/>
                    <a:ln>
                      <a:noFill/>
                    </a:ln>
                  </pic:spPr>
                </pic:pic>
              </a:graphicData>
            </a:graphic>
          </wp:inline>
        </w:drawing>
      </w:r>
    </w:p>
    <w:p w14:paraId="55D38A4D" w14:textId="77777777" w:rsidR="001472C9" w:rsidRDefault="001472C9" w:rsidP="001472C9">
      <w:r>
        <w:t>For commits, you can enter a short commit message that describes what changes you made. This message helps others know what's included in your commit. GitHub offers a simple default message, but let's change it slightly for practice. First, enter Add PROFILE.md in the first text-entry field titled "Commit message". Then press the Commit changes button. We can also add an extended description for the end user to see as well as create a new branch while committing instead of the one you are trying to upload to. We can also do this for files that have been uploaded to GitHub.</w:t>
      </w:r>
    </w:p>
    <w:p w14:paraId="2F6D9D1E" w14:textId="77777777" w:rsidR="001472C9" w:rsidRDefault="001472C9" w:rsidP="001472C9">
      <w:r>
        <w:rPr>
          <w:rFonts w:ascii="Times New Roman" w:hAnsi="Times New Roman" w:cs="Times New Roman"/>
          <w:sz w:val="24"/>
          <w:szCs w:val="24"/>
        </w:rPr>
        <w:br w:type="page"/>
      </w:r>
    </w:p>
    <w:p w14:paraId="1B314604" w14:textId="77777777" w:rsidR="001472C9" w:rsidRDefault="001472C9" w:rsidP="001472C9">
      <w:pPr>
        <w:pStyle w:val="ListParagraph"/>
        <w:numPr>
          <w:ilvl w:val="0"/>
          <w:numId w:val="88"/>
        </w:numPr>
        <w:spacing w:line="256" w:lineRule="auto"/>
      </w:pPr>
      <w:r>
        <w:lastRenderedPageBreak/>
        <w:t>First create a .txt file on your text (Name can be your choice).</w:t>
      </w:r>
    </w:p>
    <w:p w14:paraId="4C57D12F" w14:textId="77777777" w:rsidR="001472C9" w:rsidRDefault="001472C9" w:rsidP="001472C9">
      <w:pPr>
        <w:pStyle w:val="ListParagraph"/>
        <w:numPr>
          <w:ilvl w:val="0"/>
          <w:numId w:val="88"/>
        </w:numPr>
        <w:spacing w:line="256" w:lineRule="auto"/>
      </w:pPr>
      <w:r>
        <w:t>Write some text in the file and save it</w:t>
      </w:r>
    </w:p>
    <w:p w14:paraId="6000C7B9" w14:textId="522A404E" w:rsidR="001472C9" w:rsidRDefault="001472C9" w:rsidP="001472C9">
      <w:pPr>
        <w:pStyle w:val="ListParagraph"/>
      </w:pPr>
      <w:r>
        <w:rPr>
          <w:noProof/>
        </w:rPr>
        <w:drawing>
          <wp:inline distT="0" distB="0" distL="0" distR="0" wp14:anchorId="0C6D17E3" wp14:editId="0E54AAA9">
            <wp:extent cx="5943600" cy="784860"/>
            <wp:effectExtent l="0" t="0" r="0" b="0"/>
            <wp:docPr id="1204988720" name="Picture 80" descr="A black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black rectangular object with a black strip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784860"/>
                    </a:xfrm>
                    <a:prstGeom prst="rect">
                      <a:avLst/>
                    </a:prstGeom>
                    <a:noFill/>
                    <a:ln>
                      <a:noFill/>
                    </a:ln>
                  </pic:spPr>
                </pic:pic>
              </a:graphicData>
            </a:graphic>
          </wp:inline>
        </w:drawing>
      </w:r>
    </w:p>
    <w:p w14:paraId="18FAE145" w14:textId="77777777" w:rsidR="001472C9" w:rsidRDefault="001472C9" w:rsidP="001472C9">
      <w:pPr>
        <w:pStyle w:val="ListParagraph"/>
        <w:numPr>
          <w:ilvl w:val="0"/>
          <w:numId w:val="88"/>
        </w:numPr>
        <w:spacing w:line="256" w:lineRule="auto"/>
      </w:pPr>
      <w:r>
        <w:t>Then repeat the step you performed which commits a file but this time we are uploading a file to GitHub.</w:t>
      </w:r>
    </w:p>
    <w:p w14:paraId="6BA0DE78" w14:textId="77777777" w:rsidR="001472C9" w:rsidRDefault="001472C9" w:rsidP="001472C9">
      <w:pPr>
        <w:pStyle w:val="ListParagraph"/>
        <w:numPr>
          <w:ilvl w:val="0"/>
          <w:numId w:val="88"/>
        </w:numPr>
        <w:spacing w:line="256" w:lineRule="auto"/>
      </w:pPr>
      <w:r>
        <w:t>Click on the upload files option</w:t>
      </w:r>
    </w:p>
    <w:p w14:paraId="15838999" w14:textId="3751D189" w:rsidR="001472C9" w:rsidRDefault="001472C9" w:rsidP="001472C9">
      <w:pPr>
        <w:pStyle w:val="ListParagraph"/>
      </w:pPr>
      <w:r>
        <w:rPr>
          <w:noProof/>
        </w:rPr>
        <w:drawing>
          <wp:inline distT="0" distB="0" distL="0" distR="0" wp14:anchorId="503A0407" wp14:editId="217597EB">
            <wp:extent cx="3907790" cy="2656840"/>
            <wp:effectExtent l="0" t="0" r="0" b="0"/>
            <wp:docPr id="1857769760" name="Picture 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7790" cy="2656840"/>
                    </a:xfrm>
                    <a:prstGeom prst="rect">
                      <a:avLst/>
                    </a:prstGeom>
                    <a:noFill/>
                    <a:ln>
                      <a:noFill/>
                    </a:ln>
                  </pic:spPr>
                </pic:pic>
              </a:graphicData>
            </a:graphic>
          </wp:inline>
        </w:drawing>
      </w:r>
    </w:p>
    <w:p w14:paraId="72426A8D" w14:textId="77777777" w:rsidR="001472C9" w:rsidRDefault="001472C9" w:rsidP="001472C9">
      <w:pPr>
        <w:pStyle w:val="ListParagraph"/>
        <w:numPr>
          <w:ilvl w:val="0"/>
          <w:numId w:val="88"/>
        </w:numPr>
        <w:spacing w:line="256" w:lineRule="auto"/>
      </w:pPr>
      <w:r>
        <w:t>Then insert the file or drag the file in the dialog box</w:t>
      </w:r>
    </w:p>
    <w:p w14:paraId="78FE975C" w14:textId="40F792A4" w:rsidR="001472C9" w:rsidRDefault="001472C9" w:rsidP="001472C9">
      <w:pPr>
        <w:pStyle w:val="ListParagraph"/>
      </w:pPr>
      <w:r>
        <w:rPr>
          <w:noProof/>
        </w:rPr>
        <w:drawing>
          <wp:inline distT="0" distB="0" distL="0" distR="0" wp14:anchorId="5CB972F5" wp14:editId="4EC59E3F">
            <wp:extent cx="5943600" cy="2411730"/>
            <wp:effectExtent l="0" t="0" r="0" b="7620"/>
            <wp:docPr id="117559935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411730"/>
                    </a:xfrm>
                    <a:prstGeom prst="rect">
                      <a:avLst/>
                    </a:prstGeom>
                    <a:noFill/>
                    <a:ln>
                      <a:noFill/>
                    </a:ln>
                  </pic:spPr>
                </pic:pic>
              </a:graphicData>
            </a:graphic>
          </wp:inline>
        </w:drawing>
      </w:r>
    </w:p>
    <w:p w14:paraId="5A01933D" w14:textId="77777777" w:rsidR="001472C9" w:rsidRDefault="001472C9" w:rsidP="001472C9">
      <w:r>
        <w:rPr>
          <w:rFonts w:ascii="Times New Roman" w:hAnsi="Times New Roman" w:cs="Times New Roman"/>
          <w:sz w:val="24"/>
          <w:szCs w:val="24"/>
        </w:rPr>
        <w:br w:type="page"/>
      </w:r>
    </w:p>
    <w:p w14:paraId="097A7DE1" w14:textId="77777777" w:rsidR="001472C9" w:rsidRDefault="001472C9" w:rsidP="001472C9">
      <w:pPr>
        <w:pStyle w:val="ListParagraph"/>
        <w:numPr>
          <w:ilvl w:val="0"/>
          <w:numId w:val="88"/>
        </w:numPr>
        <w:spacing w:line="256" w:lineRule="auto"/>
      </w:pPr>
      <w:r>
        <w:lastRenderedPageBreak/>
        <w:t>Add some text in the Commit changes dialog box and hit the commit changes button</w:t>
      </w:r>
    </w:p>
    <w:p w14:paraId="3B3BD7BC" w14:textId="3BB2ACDD" w:rsidR="001472C9" w:rsidRDefault="001472C9" w:rsidP="001472C9">
      <w:pPr>
        <w:pStyle w:val="ListParagraph"/>
      </w:pPr>
      <w:r>
        <w:rPr>
          <w:noProof/>
        </w:rPr>
        <w:drawing>
          <wp:inline distT="0" distB="0" distL="0" distR="0" wp14:anchorId="517C08DB" wp14:editId="1AB8B98A">
            <wp:extent cx="5943600" cy="2579370"/>
            <wp:effectExtent l="0" t="0" r="0" b="0"/>
            <wp:docPr id="1079673238" name="Picture 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p>
    <w:p w14:paraId="01D02D94" w14:textId="77777777" w:rsidR="001472C9" w:rsidRDefault="001472C9" w:rsidP="001472C9">
      <w:pPr>
        <w:pStyle w:val="ListParagraph"/>
        <w:numPr>
          <w:ilvl w:val="0"/>
          <w:numId w:val="88"/>
        </w:numPr>
        <w:spacing w:line="256" w:lineRule="auto"/>
      </w:pPr>
      <w:r>
        <w:t xml:space="preserve"> You should see your file in the main branch</w:t>
      </w:r>
    </w:p>
    <w:p w14:paraId="2A7137EC" w14:textId="137C4866" w:rsidR="001472C9" w:rsidRDefault="001472C9" w:rsidP="001472C9">
      <w:pPr>
        <w:pStyle w:val="ListParagraph"/>
      </w:pPr>
      <w:r>
        <w:rPr>
          <w:noProof/>
        </w:rPr>
        <w:drawing>
          <wp:inline distT="0" distB="0" distL="0" distR="0" wp14:anchorId="1E6C89F6" wp14:editId="3AB38183">
            <wp:extent cx="5943600" cy="792480"/>
            <wp:effectExtent l="0" t="0" r="0" b="7620"/>
            <wp:docPr id="2096206842" name="Picture 7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black background with whit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92480"/>
                    </a:xfrm>
                    <a:prstGeom prst="rect">
                      <a:avLst/>
                    </a:prstGeom>
                    <a:noFill/>
                    <a:ln>
                      <a:noFill/>
                    </a:ln>
                  </pic:spPr>
                </pic:pic>
              </a:graphicData>
            </a:graphic>
          </wp:inline>
        </w:drawing>
      </w:r>
    </w:p>
    <w:p w14:paraId="547B1235" w14:textId="77777777" w:rsidR="001472C9" w:rsidRDefault="001472C9" w:rsidP="001472C9"/>
    <w:p w14:paraId="107651F3" w14:textId="77777777" w:rsidR="001472C9" w:rsidRDefault="001472C9" w:rsidP="001472C9">
      <w:r>
        <w:rPr>
          <w:rFonts w:ascii="Times New Roman" w:hAnsi="Times New Roman" w:cs="Times New Roman"/>
          <w:sz w:val="24"/>
          <w:szCs w:val="24"/>
        </w:rPr>
        <w:br w:type="page"/>
      </w:r>
    </w:p>
    <w:p w14:paraId="263290D3" w14:textId="77777777" w:rsidR="001472C9" w:rsidRDefault="001472C9" w:rsidP="001472C9">
      <w:pPr>
        <w:pStyle w:val="Heading1"/>
        <w:jc w:val="both"/>
        <w:rPr>
          <w:rFonts w:asciiTheme="minorHAnsi" w:eastAsiaTheme="minorHAnsi" w:hAnsiTheme="minorHAnsi" w:cstheme="minorBidi"/>
          <w:b w:val="0"/>
          <w:color w:val="auto"/>
          <w:sz w:val="22"/>
          <w:szCs w:val="22"/>
        </w:rPr>
      </w:pPr>
      <w:r>
        <w:lastRenderedPageBreak/>
        <w:t>Open a pull request</w:t>
      </w:r>
    </w:p>
    <w:p w14:paraId="7CEAB54E" w14:textId="77777777" w:rsidR="001472C9" w:rsidRDefault="001472C9" w:rsidP="001472C9">
      <w:r>
        <w:rPr>
          <w:i/>
          <w:iCs/>
        </w:rPr>
        <w:t xml:space="preserve">Nice work making that commit! </w:t>
      </w:r>
      <w:r>
        <w:rPr>
          <w:rFonts w:ascii="Segoe UI Emoji" w:hAnsi="Segoe UI Emoji" w:cs="Segoe UI Emoji"/>
          <w:i/>
          <w:iCs/>
        </w:rPr>
        <w:t>✨</w:t>
      </w:r>
    </w:p>
    <w:p w14:paraId="533A7C8D" w14:textId="77777777" w:rsidR="001472C9" w:rsidRDefault="001472C9" w:rsidP="001472C9">
      <w:r>
        <w:t>Now that you have made a change to the project and created a commit, it’s time to share your proposed change through a pull request!</w:t>
      </w:r>
    </w:p>
    <w:p w14:paraId="05C919F3" w14:textId="77777777" w:rsidR="001472C9" w:rsidRDefault="001472C9" w:rsidP="001472C9">
      <w:r>
        <w:rPr>
          <w:b/>
          <w:bCs/>
        </w:rPr>
        <w:t>What is a pull request?</w:t>
      </w:r>
      <w:r>
        <w:t>: Collaboration happens on a </w:t>
      </w:r>
      <w:hyperlink r:id="rId27" w:anchor="pull-request" w:history="1">
        <w:r>
          <w:rPr>
            <w:rStyle w:val="Hyperlink"/>
            <w:i/>
            <w:iCs/>
          </w:rPr>
          <w:t>pull request</w:t>
        </w:r>
      </w:hyperlink>
      <w:r>
        <w:t>. The pull request shows the changes in your branch to other people and allows people to accept, reject, or suggest additional changes to your branch. In a side by side comparison, this pull request is going to keep the changes you just made on your branch and propose applying them to the main project branch. </w:t>
      </w:r>
    </w:p>
    <w:p w14:paraId="0EF521E6" w14:textId="77777777" w:rsidR="001472C9" w:rsidRDefault="001472C9" w:rsidP="001472C9">
      <w:r>
        <w:t>You may have noticed after your commit that a message displayed indicating your recent push to your branch and providing a button that says </w:t>
      </w:r>
      <w:r>
        <w:rPr>
          <w:b/>
          <w:bCs/>
        </w:rPr>
        <w:t>Compare &amp; pull request</w:t>
      </w:r>
      <w:r>
        <w:t>.</w:t>
      </w:r>
    </w:p>
    <w:p w14:paraId="6D2224E2" w14:textId="492DD9B6" w:rsidR="001472C9" w:rsidRDefault="001472C9" w:rsidP="001472C9">
      <w:r>
        <w:rPr>
          <w:noProof/>
        </w:rPr>
        <w:drawing>
          <wp:inline distT="0" distB="0" distL="0" distR="0" wp14:anchorId="44F55206" wp14:editId="483F8DC0">
            <wp:extent cx="5943600" cy="2320290"/>
            <wp:effectExtent l="0" t="0" r="0" b="3810"/>
            <wp:docPr id="1993386180" name="Picture 75" descr="screenshot of message a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message and butt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20290"/>
                    </a:xfrm>
                    <a:prstGeom prst="rect">
                      <a:avLst/>
                    </a:prstGeom>
                    <a:noFill/>
                    <a:ln>
                      <a:noFill/>
                    </a:ln>
                  </pic:spPr>
                </pic:pic>
              </a:graphicData>
            </a:graphic>
          </wp:inline>
        </w:drawing>
      </w:r>
    </w:p>
    <w:p w14:paraId="51EDD202" w14:textId="77777777" w:rsidR="001472C9" w:rsidRDefault="001472C9" w:rsidP="001472C9">
      <w:r>
        <w:t>To create a pull request automatically, click </w:t>
      </w:r>
      <w:r>
        <w:rPr>
          <w:b/>
          <w:bCs/>
        </w:rPr>
        <w:t>Compare &amp; pull request</w:t>
      </w:r>
      <w:r>
        <w:t>, and then skip to step 6 below. If you don't click the button, the instructions below walk you through manually setting up the pull request.</w:t>
      </w:r>
    </w:p>
    <w:p w14:paraId="2B9E83C0" w14:textId="77777777" w:rsidR="001472C9" w:rsidRDefault="001472C9" w:rsidP="001472C9">
      <w:pPr>
        <w:numPr>
          <w:ilvl w:val="0"/>
          <w:numId w:val="89"/>
        </w:numPr>
        <w:spacing w:line="256" w:lineRule="auto"/>
      </w:pPr>
      <w:r>
        <w:t>Click on the </w:t>
      </w:r>
      <w:r>
        <w:rPr>
          <w:b/>
          <w:bCs/>
        </w:rPr>
        <w:t>Pull requests</w:t>
      </w:r>
      <w:r>
        <w:t> tab in the header menu of your repository.</w:t>
      </w:r>
    </w:p>
    <w:p w14:paraId="7B311B3D" w14:textId="77777777" w:rsidR="001472C9" w:rsidRDefault="001472C9" w:rsidP="001472C9">
      <w:pPr>
        <w:numPr>
          <w:ilvl w:val="0"/>
          <w:numId w:val="89"/>
        </w:numPr>
        <w:spacing w:line="256" w:lineRule="auto"/>
      </w:pPr>
      <w:r>
        <w:t>Click </w:t>
      </w:r>
      <w:r>
        <w:rPr>
          <w:b/>
          <w:bCs/>
        </w:rPr>
        <w:t>New pull request</w:t>
      </w:r>
      <w:r>
        <w:t>.</w:t>
      </w:r>
    </w:p>
    <w:p w14:paraId="25EEDFBC" w14:textId="77777777" w:rsidR="001472C9" w:rsidRDefault="001472C9" w:rsidP="001472C9">
      <w:pPr>
        <w:numPr>
          <w:ilvl w:val="0"/>
          <w:numId w:val="89"/>
        </w:numPr>
        <w:spacing w:line="256" w:lineRule="auto"/>
      </w:pPr>
      <w:r>
        <w:t>In the </w:t>
      </w:r>
      <w:r>
        <w:rPr>
          <w:b/>
          <w:bCs/>
        </w:rPr>
        <w:t>base:</w:t>
      </w:r>
      <w:r>
        <w:t> dropdown, make sure </w:t>
      </w:r>
      <w:r>
        <w:rPr>
          <w:b/>
          <w:bCs/>
        </w:rPr>
        <w:t>main</w:t>
      </w:r>
      <w:r>
        <w:t> is selected.</w:t>
      </w:r>
    </w:p>
    <w:p w14:paraId="5809EA6A" w14:textId="77777777" w:rsidR="001472C9" w:rsidRDefault="001472C9" w:rsidP="001472C9">
      <w:pPr>
        <w:numPr>
          <w:ilvl w:val="0"/>
          <w:numId w:val="89"/>
        </w:numPr>
        <w:spacing w:line="256" w:lineRule="auto"/>
      </w:pPr>
      <w:r>
        <w:t>Select the </w:t>
      </w:r>
      <w:r>
        <w:rPr>
          <w:b/>
          <w:bCs/>
        </w:rPr>
        <w:t>compare:</w:t>
      </w:r>
      <w:r>
        <w:t> dropdown, and click my-first-branch.</w:t>
      </w:r>
    </w:p>
    <w:p w14:paraId="0F72CA6A" w14:textId="23985952" w:rsidR="001472C9" w:rsidRDefault="001472C9" w:rsidP="001472C9">
      <w:pPr>
        <w:ind w:left="720"/>
      </w:pPr>
      <w:r>
        <w:rPr>
          <w:noProof/>
        </w:rPr>
        <w:drawing>
          <wp:inline distT="0" distB="0" distL="0" distR="0" wp14:anchorId="125877BD" wp14:editId="73692409">
            <wp:extent cx="5943600" cy="396875"/>
            <wp:effectExtent l="0" t="0" r="0" b="3175"/>
            <wp:docPr id="1109562404" name="Picture 74" descr="screenshot showing both branch se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both branch selectio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6875"/>
                    </a:xfrm>
                    <a:prstGeom prst="rect">
                      <a:avLst/>
                    </a:prstGeom>
                    <a:noFill/>
                    <a:ln>
                      <a:noFill/>
                    </a:ln>
                  </pic:spPr>
                </pic:pic>
              </a:graphicData>
            </a:graphic>
          </wp:inline>
        </w:drawing>
      </w:r>
    </w:p>
    <w:p w14:paraId="41CBF92F" w14:textId="77777777" w:rsidR="001472C9" w:rsidRDefault="001472C9" w:rsidP="001472C9">
      <w:pPr>
        <w:numPr>
          <w:ilvl w:val="0"/>
          <w:numId w:val="89"/>
        </w:numPr>
        <w:spacing w:line="256" w:lineRule="auto"/>
      </w:pPr>
      <w:r>
        <w:t>Click Create pull request.</w:t>
      </w:r>
    </w:p>
    <w:p w14:paraId="49234E26" w14:textId="77777777" w:rsidR="001472C9" w:rsidRDefault="001472C9" w:rsidP="001472C9">
      <w:pPr>
        <w:numPr>
          <w:ilvl w:val="0"/>
          <w:numId w:val="89"/>
        </w:numPr>
        <w:spacing w:line="256" w:lineRule="auto"/>
      </w:pPr>
      <w:r>
        <w:t>Enter a title for your pull request. By default, the title will automatically be the name of your branch. For this exercise, let's edit the field to say Add my first file.</w:t>
      </w:r>
    </w:p>
    <w:p w14:paraId="6A79EBFB" w14:textId="77777777" w:rsidR="001472C9" w:rsidRDefault="001472C9" w:rsidP="001472C9">
      <w:pPr>
        <w:numPr>
          <w:ilvl w:val="0"/>
          <w:numId w:val="89"/>
        </w:numPr>
        <w:spacing w:line="256" w:lineRule="auto"/>
      </w:pPr>
      <w:r>
        <w:lastRenderedPageBreak/>
        <w:t>The next field helps you provide a description of the changes you made. Here, you can add a description of what you’ve accomplished so far. As a reminder, you have: created a new branch, created a file, and made a commit.</w:t>
      </w:r>
    </w:p>
    <w:p w14:paraId="625EF6C4" w14:textId="3D69B072" w:rsidR="001472C9" w:rsidRDefault="001472C9" w:rsidP="001472C9">
      <w:pPr>
        <w:ind w:left="720"/>
      </w:pPr>
      <w:r>
        <w:rPr>
          <w:noProof/>
        </w:rPr>
        <w:drawing>
          <wp:inline distT="0" distB="0" distL="0" distR="0" wp14:anchorId="66F6530B" wp14:editId="535D4D42">
            <wp:extent cx="5943600" cy="3743960"/>
            <wp:effectExtent l="0" t="0" r="0" b="8890"/>
            <wp:docPr id="1472846381" name="Picture 73" descr="screenshot showing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showing pull reque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43960"/>
                    </a:xfrm>
                    <a:prstGeom prst="rect">
                      <a:avLst/>
                    </a:prstGeom>
                    <a:noFill/>
                    <a:ln>
                      <a:noFill/>
                    </a:ln>
                  </pic:spPr>
                </pic:pic>
              </a:graphicData>
            </a:graphic>
          </wp:inline>
        </w:drawing>
      </w:r>
    </w:p>
    <w:p w14:paraId="702D9D55" w14:textId="77777777" w:rsidR="001472C9" w:rsidRDefault="001472C9" w:rsidP="001472C9">
      <w:pPr>
        <w:pStyle w:val="ListParagraph"/>
        <w:numPr>
          <w:ilvl w:val="0"/>
          <w:numId w:val="89"/>
        </w:numPr>
        <w:spacing w:line="256" w:lineRule="auto"/>
      </w:pPr>
      <w:r>
        <w:t>Click Create pull request. You will automatically be navigated to your new pull request.</w:t>
      </w:r>
    </w:p>
    <w:p w14:paraId="20F9C7CF" w14:textId="77777777" w:rsidR="001472C9" w:rsidRDefault="001472C9" w:rsidP="001472C9">
      <w:r>
        <w:br w:type="page"/>
      </w:r>
    </w:p>
    <w:p w14:paraId="2973027A" w14:textId="77777777" w:rsidR="001472C9" w:rsidRDefault="001472C9" w:rsidP="001472C9">
      <w:pPr>
        <w:pStyle w:val="Heading1"/>
        <w:jc w:val="both"/>
        <w:rPr>
          <w:rFonts w:asciiTheme="minorHAnsi" w:eastAsiaTheme="minorHAnsi" w:hAnsiTheme="minorHAnsi" w:cstheme="minorBidi"/>
          <w:b w:val="0"/>
          <w:color w:val="auto"/>
          <w:sz w:val="22"/>
          <w:szCs w:val="22"/>
        </w:rPr>
      </w:pPr>
      <w:r>
        <w:lastRenderedPageBreak/>
        <w:t>Merge a pull request</w:t>
      </w:r>
    </w:p>
    <w:p w14:paraId="3C32D797" w14:textId="77777777" w:rsidR="001472C9" w:rsidRDefault="001472C9" w:rsidP="001472C9">
      <w:r>
        <w:rPr>
          <w:b/>
          <w:bCs/>
        </w:rPr>
        <w:t>What is a merge?</w:t>
      </w:r>
      <w:r>
        <w:t>: A </w:t>
      </w:r>
      <w:hyperlink r:id="rId31" w:anchor="merge" w:history="1">
        <w:r>
          <w:rPr>
            <w:rStyle w:val="Hyperlink"/>
            <w:i/>
            <w:iCs/>
          </w:rPr>
          <w:t>merge</w:t>
        </w:r>
      </w:hyperlink>
      <w:r>
        <w:t> adds the changes in your pull request and branch into the main branch. For more information about merges, see "</w:t>
      </w:r>
      <w:hyperlink r:id="rId32" w:history="1">
        <w:r>
          <w:rPr>
            <w:rStyle w:val="Hyperlink"/>
          </w:rPr>
          <w:t>Merging a pull request</w:t>
        </w:r>
      </w:hyperlink>
      <w:r>
        <w:t>."</w:t>
      </w:r>
    </w:p>
    <w:p w14:paraId="05858A76" w14:textId="0A239E3B" w:rsidR="001472C9" w:rsidRDefault="001472C9" w:rsidP="001472C9">
      <w:r>
        <w:rPr>
          <w:noProof/>
        </w:rPr>
        <w:drawing>
          <wp:inline distT="0" distB="0" distL="0" distR="0" wp14:anchorId="12DCAE7B" wp14:editId="482D3A55">
            <wp:extent cx="5943600" cy="1492250"/>
            <wp:effectExtent l="0" t="0" r="0" b="0"/>
            <wp:docPr id="1502338783" name="Picture 72" descr="screenshot of green merge pull reques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green merge pull request butt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492250"/>
                    </a:xfrm>
                    <a:prstGeom prst="rect">
                      <a:avLst/>
                    </a:prstGeom>
                    <a:noFill/>
                    <a:ln>
                      <a:noFill/>
                    </a:ln>
                  </pic:spPr>
                </pic:pic>
              </a:graphicData>
            </a:graphic>
          </wp:inline>
        </w:drawing>
      </w:r>
      <w:r>
        <w:br/>
        <w:t>You would have seen a message like this. If no conflicts occur press the Merge pull request button. Click confirm. Once your branch has been merged, you don't need it anymore. To delete this branch, click </w:t>
      </w:r>
      <w:r>
        <w:rPr>
          <w:b/>
          <w:bCs/>
        </w:rPr>
        <w:t>Delete branch</w:t>
      </w:r>
      <w:r>
        <w:t>.</w:t>
      </w:r>
    </w:p>
    <w:p w14:paraId="6F1D72BB" w14:textId="3A9026A5" w:rsidR="001472C9" w:rsidRDefault="001472C9" w:rsidP="001472C9">
      <w:r>
        <w:rPr>
          <w:noProof/>
        </w:rPr>
        <w:drawing>
          <wp:inline distT="0" distB="0" distL="0" distR="0" wp14:anchorId="371E6439" wp14:editId="33CC2ABB">
            <wp:extent cx="5943600" cy="819785"/>
            <wp:effectExtent l="0" t="0" r="0" b="0"/>
            <wp:docPr id="854613717" name="Picture 71" descr="screenshot showing delete branc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showing delete branch butt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819785"/>
                    </a:xfrm>
                    <a:prstGeom prst="rect">
                      <a:avLst/>
                    </a:prstGeom>
                    <a:noFill/>
                    <a:ln>
                      <a:noFill/>
                    </a:ln>
                  </pic:spPr>
                </pic:pic>
              </a:graphicData>
            </a:graphic>
          </wp:inline>
        </w:drawing>
      </w:r>
      <w:r>
        <w:br/>
      </w:r>
      <w:r>
        <w:rPr>
          <w:b/>
          <w:bCs/>
        </w:rPr>
        <w:t>Note:</w:t>
      </w:r>
      <w:r>
        <w:t xml:space="preserve"> deleting a branch helps to simplify your repository but keeping it is no harm as you can still reuse it for testing your work without modifying the main branch.</w:t>
      </w:r>
    </w:p>
    <w:p w14:paraId="57C77408" w14:textId="3826442D" w:rsidR="001472C9" w:rsidRDefault="001472C9" w:rsidP="001472C9">
      <w:r>
        <w:rPr>
          <w:noProof/>
        </w:rPr>
        <w:drawing>
          <wp:inline distT="0" distB="0" distL="0" distR="0" wp14:anchorId="23F7B9BF" wp14:editId="697B3ED4">
            <wp:extent cx="5943600" cy="2432685"/>
            <wp:effectExtent l="0" t="0" r="0" b="5715"/>
            <wp:docPr id="1794042547"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32685"/>
                    </a:xfrm>
                    <a:prstGeom prst="rect">
                      <a:avLst/>
                    </a:prstGeom>
                    <a:noFill/>
                    <a:ln>
                      <a:noFill/>
                    </a:ln>
                  </pic:spPr>
                </pic:pic>
              </a:graphicData>
            </a:graphic>
          </wp:inline>
        </w:drawing>
      </w:r>
    </w:p>
    <w:p w14:paraId="19BB39BD" w14:textId="77777777" w:rsidR="001472C9" w:rsidRDefault="001472C9" w:rsidP="001472C9">
      <w:r>
        <w:t>You should see that all the contents from the other branch are merged into the main branch.</w:t>
      </w:r>
    </w:p>
    <w:p w14:paraId="3EA2D18A" w14:textId="77777777" w:rsidR="001472C9" w:rsidRDefault="001472C9" w:rsidP="001472C9"/>
    <w:p w14:paraId="074D78B9" w14:textId="77777777" w:rsidR="001472C9" w:rsidRDefault="001472C9" w:rsidP="001472C9">
      <w:r>
        <w:rPr>
          <w:rFonts w:ascii="Times New Roman" w:hAnsi="Times New Roman" w:cs="Times New Roman"/>
          <w:sz w:val="24"/>
          <w:szCs w:val="24"/>
        </w:rPr>
        <w:br w:type="page"/>
      </w:r>
    </w:p>
    <w:p w14:paraId="421CFFAA" w14:textId="77777777" w:rsidR="001472C9" w:rsidRDefault="001472C9" w:rsidP="001472C9">
      <w:pPr>
        <w:pStyle w:val="Heading1"/>
        <w:jc w:val="both"/>
        <w:rPr>
          <w:rFonts w:asciiTheme="minorHAnsi" w:eastAsiaTheme="minorHAnsi" w:hAnsiTheme="minorHAnsi" w:cstheme="minorBidi"/>
          <w:b w:val="0"/>
          <w:color w:val="auto"/>
          <w:sz w:val="22"/>
          <w:szCs w:val="22"/>
        </w:rPr>
      </w:pPr>
      <w:r>
        <w:lastRenderedPageBreak/>
        <w:t>Markdown language for readme Files</w:t>
      </w:r>
    </w:p>
    <w:p w14:paraId="6D88E7E9" w14:textId="77777777" w:rsidR="001472C9" w:rsidRDefault="001472C9" w:rsidP="001472C9">
      <w:r>
        <w:t>Markdown is a lightweight markup language that you can use to add formatting elements to plaintext text documents. GitHub uses its own flavor of Markdown, which includes some additional features beyond the standard Markdown. Here’s a guide to some of the basic elements:</w:t>
      </w:r>
    </w:p>
    <w:p w14:paraId="3835B69A" w14:textId="77777777" w:rsidR="001472C9" w:rsidRDefault="001472C9" w:rsidP="001472C9">
      <w:r>
        <w:t>Before we start click on the pencil icon in the readme section of your GitHub Repo</w:t>
      </w:r>
    </w:p>
    <w:p w14:paraId="7FAB0D94" w14:textId="5682CF70" w:rsidR="001472C9" w:rsidRDefault="001472C9" w:rsidP="001472C9">
      <w:r>
        <w:rPr>
          <w:noProof/>
        </w:rPr>
        <w:drawing>
          <wp:inline distT="0" distB="0" distL="0" distR="0" wp14:anchorId="719DA276" wp14:editId="65E9D44F">
            <wp:extent cx="5943600" cy="905510"/>
            <wp:effectExtent l="0" t="0" r="0" b="8890"/>
            <wp:docPr id="132563820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b="22572"/>
                    <a:stretch>
                      <a:fillRect/>
                    </a:stretch>
                  </pic:blipFill>
                  <pic:spPr bwMode="auto">
                    <a:xfrm>
                      <a:off x="0" y="0"/>
                      <a:ext cx="5943600" cy="905510"/>
                    </a:xfrm>
                    <a:prstGeom prst="rect">
                      <a:avLst/>
                    </a:prstGeom>
                    <a:noFill/>
                    <a:ln>
                      <a:noFill/>
                    </a:ln>
                  </pic:spPr>
                </pic:pic>
              </a:graphicData>
            </a:graphic>
          </wp:inline>
        </w:drawing>
      </w:r>
      <w:r>
        <w:br/>
      </w:r>
      <w:r>
        <w:br/>
        <w:t>Once clicked you should see a window of something like this</w:t>
      </w:r>
    </w:p>
    <w:p w14:paraId="6034EC96" w14:textId="7F57C1E3" w:rsidR="001472C9" w:rsidRDefault="001472C9" w:rsidP="001472C9">
      <w:r>
        <w:rPr>
          <w:noProof/>
        </w:rPr>
        <w:drawing>
          <wp:inline distT="0" distB="0" distL="0" distR="0" wp14:anchorId="476E6D0C" wp14:editId="002AA710">
            <wp:extent cx="5943600" cy="2648585"/>
            <wp:effectExtent l="0" t="0" r="0" b="0"/>
            <wp:docPr id="1262739789" name="Picture 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9652037" w14:textId="77777777" w:rsidR="001472C9" w:rsidRDefault="001472C9" w:rsidP="001472C9">
      <w:r>
        <w:t xml:space="preserve">Here you are going to add changes so your readme file could look fancy and professional </w:t>
      </w:r>
      <w:r>
        <w:rPr>
          <w:rFonts w:ascii="Segoe UI Emoji" w:hAnsi="Segoe UI Emoji" w:cs="Segoe UI Emoji"/>
        </w:rPr>
        <w:t xml:space="preserve">😊. There is a preview page so whatever you changes you make to your file you can see the effect in </w:t>
      </w:r>
      <w:proofErr w:type="spellStart"/>
      <w:r>
        <w:rPr>
          <w:rFonts w:ascii="Segoe UI Emoji" w:hAnsi="Segoe UI Emoji" w:cs="Segoe UI Emoji"/>
        </w:rPr>
        <w:t>realtime</w:t>
      </w:r>
      <w:proofErr w:type="spellEnd"/>
      <w:r>
        <w:rPr>
          <w:rFonts w:ascii="Segoe UI Emoji" w:hAnsi="Segoe UI Emoji" w:cs="Segoe UI Emoji"/>
        </w:rPr>
        <w:t>.</w:t>
      </w:r>
    </w:p>
    <w:p w14:paraId="6791C322" w14:textId="77777777" w:rsidR="001472C9" w:rsidRDefault="001472C9" w:rsidP="001472C9">
      <w:pPr>
        <w:rPr>
          <w:b/>
          <w:bCs/>
        </w:rPr>
      </w:pPr>
      <w:hyperlink r:id="rId38" w:anchor="headings" w:history="1">
        <w:r>
          <w:rPr>
            <w:rStyle w:val="Hyperlink"/>
            <w:b/>
            <w:bCs/>
          </w:rPr>
          <w:t>Headings</w:t>
        </w:r>
      </w:hyperlink>
    </w:p>
    <w:p w14:paraId="5DF7D16E" w14:textId="77777777" w:rsidR="001472C9" w:rsidRDefault="001472C9" w:rsidP="001472C9">
      <w:r>
        <w:t>To create a heading, add one to six # symbols before your heading text. The number of # you use will determine the hierarchy level and typeface size of the heading.</w:t>
      </w:r>
    </w:p>
    <w:p w14:paraId="072A6040" w14:textId="77777777" w:rsidR="001472C9" w:rsidRDefault="001472C9" w:rsidP="001472C9">
      <w:pPr>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DBAC7"/>
          <w:sz w:val="20"/>
          <w:szCs w:val="20"/>
          <w:bdr w:val="none" w:sz="0" w:space="0" w:color="auto" w:frame="1"/>
        </w:rPr>
      </w:pPr>
      <w:r>
        <w:rPr>
          <w:rFonts w:ascii="Courier New" w:eastAsia="Times New Roman" w:hAnsi="Courier New" w:cs="Courier New"/>
          <w:b/>
          <w:bCs/>
          <w:color w:val="ADBAC7"/>
          <w:sz w:val="20"/>
          <w:szCs w:val="20"/>
          <w:bdr w:val="none" w:sz="0" w:space="0" w:color="auto" w:frame="1"/>
        </w:rPr>
        <w:t># A first-level heading</w:t>
      </w:r>
    </w:p>
    <w:p w14:paraId="7FBB3151" w14:textId="77777777" w:rsidR="001472C9" w:rsidRDefault="001472C9" w:rsidP="001472C9">
      <w:pPr>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DBAC7"/>
          <w:sz w:val="20"/>
          <w:szCs w:val="20"/>
          <w:bdr w:val="none" w:sz="0" w:space="0" w:color="auto" w:frame="1"/>
        </w:rPr>
      </w:pPr>
      <w:r>
        <w:rPr>
          <w:rFonts w:ascii="Courier New" w:eastAsia="Times New Roman" w:hAnsi="Courier New" w:cs="Courier New"/>
          <w:b/>
          <w:bCs/>
          <w:color w:val="ADBAC7"/>
          <w:sz w:val="20"/>
          <w:szCs w:val="20"/>
          <w:bdr w:val="none" w:sz="0" w:space="0" w:color="auto" w:frame="1"/>
        </w:rPr>
        <w:t>## A second-level heading</w:t>
      </w:r>
    </w:p>
    <w:p w14:paraId="4B5FE7DC" w14:textId="77777777" w:rsidR="001472C9" w:rsidRDefault="001472C9" w:rsidP="001472C9">
      <w:pPr>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DBAC7"/>
          <w:sz w:val="20"/>
          <w:szCs w:val="20"/>
        </w:rPr>
      </w:pPr>
      <w:r>
        <w:rPr>
          <w:rFonts w:ascii="Courier New" w:eastAsia="Times New Roman" w:hAnsi="Courier New" w:cs="Courier New"/>
          <w:b/>
          <w:bCs/>
          <w:color w:val="ADBAC7"/>
          <w:sz w:val="20"/>
          <w:szCs w:val="20"/>
          <w:bdr w:val="none" w:sz="0" w:space="0" w:color="auto" w:frame="1"/>
        </w:rPr>
        <w:t>### A third-level heading</w:t>
      </w:r>
    </w:p>
    <w:p w14:paraId="394ED171" w14:textId="7F80BFF1" w:rsidR="001472C9" w:rsidRDefault="001472C9" w:rsidP="00147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DBAC7"/>
          <w:sz w:val="20"/>
          <w:szCs w:val="20"/>
        </w:rPr>
      </w:pPr>
      <w:r>
        <w:rPr>
          <w:rFonts w:ascii="Courier New" w:eastAsia="Times New Roman" w:hAnsi="Courier New" w:cs="Courier New"/>
          <w:noProof/>
          <w:color w:val="ADBAC7"/>
          <w:sz w:val="20"/>
          <w:szCs w:val="20"/>
        </w:rPr>
        <w:lastRenderedPageBreak/>
        <w:drawing>
          <wp:inline distT="0" distB="0" distL="0" distR="0" wp14:anchorId="725A39A7" wp14:editId="53FF2D7C">
            <wp:extent cx="5495290" cy="2475865"/>
            <wp:effectExtent l="0" t="0" r="0" b="635"/>
            <wp:docPr id="104756150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5290" cy="2475865"/>
                    </a:xfrm>
                    <a:prstGeom prst="rect">
                      <a:avLst/>
                    </a:prstGeom>
                    <a:noFill/>
                    <a:ln>
                      <a:noFill/>
                    </a:ln>
                  </pic:spPr>
                </pic:pic>
              </a:graphicData>
            </a:graphic>
          </wp:inline>
        </w:drawing>
      </w:r>
    </w:p>
    <w:p w14:paraId="1FC5B2D2" w14:textId="0FE74115" w:rsidR="001472C9" w:rsidRDefault="001472C9" w:rsidP="001472C9">
      <w:pPr>
        <w:rPr>
          <w:kern w:val="2"/>
          <w14:ligatures w14:val="standardContextual"/>
        </w:rPr>
      </w:pPr>
      <w:r>
        <w:t xml:space="preserve">When you use two or more headings, GitHub automatically generates a table of contents that you can access by clicking </w:t>
      </w:r>
      <w:r>
        <w:rPr>
          <w:noProof/>
        </w:rPr>
        <w:drawing>
          <wp:inline distT="0" distB="0" distL="0" distR="0" wp14:anchorId="0A62A2C6" wp14:editId="316019AC">
            <wp:extent cx="129540" cy="163830"/>
            <wp:effectExtent l="0" t="0" r="3810" b="7620"/>
            <wp:docPr id="100788427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9540" cy="163830"/>
                    </a:xfrm>
                    <a:prstGeom prst="rect">
                      <a:avLst/>
                    </a:prstGeom>
                    <a:noFill/>
                    <a:ln>
                      <a:noFill/>
                    </a:ln>
                  </pic:spPr>
                </pic:pic>
              </a:graphicData>
            </a:graphic>
          </wp:inline>
        </w:drawing>
      </w:r>
      <w:r>
        <w:t>  within the file header. Each heading title is listed in the table of contents, and you can click a title to navigate to the selected section.</w:t>
      </w:r>
    </w:p>
    <w:p w14:paraId="7E69E2CD" w14:textId="5067BDEE" w:rsidR="001472C9" w:rsidRDefault="001472C9" w:rsidP="001472C9">
      <w:r>
        <w:rPr>
          <w:noProof/>
        </w:rPr>
        <w:drawing>
          <wp:inline distT="0" distB="0" distL="0" distR="0" wp14:anchorId="050B3703" wp14:editId="0F61AE15">
            <wp:extent cx="5943600" cy="2484120"/>
            <wp:effectExtent l="0" t="0" r="0" b="0"/>
            <wp:docPr id="1128297111" name="Picture 65" descr="Screenshot of the README file in the GitHub Docs open source repository with the drop-down menu for the table of contents exposed. The table of contents icon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the README file in the GitHub Docs open source repository with the drop-down menu for the table of contents exposed. The table of contents icon is outlined in dark oran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484120"/>
                    </a:xfrm>
                    <a:prstGeom prst="rect">
                      <a:avLst/>
                    </a:prstGeom>
                    <a:noFill/>
                    <a:ln>
                      <a:noFill/>
                    </a:ln>
                  </pic:spPr>
                </pic:pic>
              </a:graphicData>
            </a:graphic>
          </wp:inline>
        </w:drawing>
      </w:r>
    </w:p>
    <w:p w14:paraId="3F2EBB5F" w14:textId="77777777" w:rsidR="001472C9" w:rsidRDefault="001472C9" w:rsidP="001472C9">
      <w:pPr>
        <w:rPr>
          <w:b/>
          <w:bCs/>
        </w:rPr>
      </w:pPr>
      <w:hyperlink r:id="rId42" w:anchor="styling-text" w:history="1">
        <w:r>
          <w:rPr>
            <w:rStyle w:val="Hyperlink"/>
            <w:b/>
            <w:bCs/>
          </w:rPr>
          <w:t>Styling text</w:t>
        </w:r>
      </w:hyperlink>
    </w:p>
    <w:p w14:paraId="7ED710BD" w14:textId="77777777" w:rsidR="001472C9" w:rsidRDefault="001472C9" w:rsidP="001472C9">
      <w:r>
        <w:t>You can indicate emphasis with bold, italic, strikethrough, subscript, or superscript text in comment fields and .md files .</w:t>
      </w:r>
    </w:p>
    <w:p w14:paraId="1BAA0BB6" w14:textId="77777777" w:rsidR="001472C9" w:rsidRDefault="001472C9" w:rsidP="001472C9">
      <w:r>
        <w:rPr>
          <w:rFonts w:ascii="Times New Roman" w:hAnsi="Times New Roman" w:cs="Times New Roman"/>
          <w:sz w:val="24"/>
          <w:szCs w:val="24"/>
        </w:rPr>
        <w:br w:type="page"/>
      </w:r>
    </w:p>
    <w:tbl>
      <w:tblPr>
        <w:tblW w:w="9246" w:type="dxa"/>
        <w:shd w:val="clear" w:color="auto" w:fill="22272E"/>
        <w:tblLook w:val="04A0" w:firstRow="1" w:lastRow="0" w:firstColumn="1" w:lastColumn="0" w:noHBand="0" w:noVBand="1"/>
      </w:tblPr>
      <w:tblGrid>
        <w:gridCol w:w="1326"/>
        <w:gridCol w:w="844"/>
        <w:gridCol w:w="2566"/>
        <w:gridCol w:w="2318"/>
        <w:gridCol w:w="2192"/>
      </w:tblGrid>
      <w:tr w:rsidR="001472C9" w14:paraId="555595EA" w14:textId="77777777" w:rsidTr="001472C9">
        <w:trPr>
          <w:trHeight w:val="443"/>
          <w:tblHeader/>
        </w:trPr>
        <w:tc>
          <w:tcPr>
            <w:tcW w:w="0" w:type="auto"/>
            <w:shd w:val="clear" w:color="auto" w:fill="22272E"/>
            <w:tcMar>
              <w:top w:w="15" w:type="dxa"/>
              <w:left w:w="15" w:type="dxa"/>
              <w:bottom w:w="15" w:type="dxa"/>
              <w:right w:w="15" w:type="dxa"/>
            </w:tcMar>
            <w:hideMark/>
          </w:tcPr>
          <w:p w14:paraId="65901211" w14:textId="77777777" w:rsidR="001472C9" w:rsidRDefault="001472C9">
            <w:pPr>
              <w:rPr>
                <w:b/>
                <w:bCs/>
              </w:rPr>
            </w:pPr>
            <w:r>
              <w:rPr>
                <w:b/>
                <w:bCs/>
              </w:rPr>
              <w:lastRenderedPageBreak/>
              <w:t>Style</w:t>
            </w:r>
          </w:p>
        </w:tc>
        <w:tc>
          <w:tcPr>
            <w:tcW w:w="0" w:type="auto"/>
            <w:shd w:val="clear" w:color="auto" w:fill="22272E"/>
            <w:tcMar>
              <w:top w:w="15" w:type="dxa"/>
              <w:left w:w="15" w:type="dxa"/>
              <w:bottom w:w="15" w:type="dxa"/>
              <w:right w:w="15" w:type="dxa"/>
            </w:tcMar>
            <w:hideMark/>
          </w:tcPr>
          <w:p w14:paraId="631204EB" w14:textId="77777777" w:rsidR="001472C9" w:rsidRDefault="001472C9">
            <w:pPr>
              <w:rPr>
                <w:b/>
                <w:bCs/>
              </w:rPr>
            </w:pPr>
            <w:r>
              <w:rPr>
                <w:b/>
                <w:bCs/>
              </w:rPr>
              <w:t>Syntax</w:t>
            </w:r>
          </w:p>
        </w:tc>
        <w:tc>
          <w:tcPr>
            <w:tcW w:w="0" w:type="auto"/>
            <w:shd w:val="clear" w:color="auto" w:fill="22272E"/>
            <w:tcMar>
              <w:top w:w="15" w:type="dxa"/>
              <w:left w:w="15" w:type="dxa"/>
              <w:bottom w:w="15" w:type="dxa"/>
              <w:right w:w="15" w:type="dxa"/>
            </w:tcMar>
            <w:hideMark/>
          </w:tcPr>
          <w:p w14:paraId="4553970B" w14:textId="77777777" w:rsidR="001472C9" w:rsidRDefault="001472C9">
            <w:pPr>
              <w:rPr>
                <w:b/>
                <w:bCs/>
              </w:rPr>
            </w:pPr>
            <w:r>
              <w:rPr>
                <w:b/>
                <w:bCs/>
              </w:rPr>
              <w:t>Keyboard shortcut</w:t>
            </w:r>
          </w:p>
        </w:tc>
        <w:tc>
          <w:tcPr>
            <w:tcW w:w="0" w:type="auto"/>
            <w:shd w:val="clear" w:color="auto" w:fill="22272E"/>
            <w:tcMar>
              <w:top w:w="15" w:type="dxa"/>
              <w:left w:w="15" w:type="dxa"/>
              <w:bottom w:w="15" w:type="dxa"/>
              <w:right w:w="15" w:type="dxa"/>
            </w:tcMar>
            <w:hideMark/>
          </w:tcPr>
          <w:p w14:paraId="32D65B83" w14:textId="77777777" w:rsidR="001472C9" w:rsidRDefault="001472C9">
            <w:pPr>
              <w:rPr>
                <w:b/>
                <w:bCs/>
              </w:rPr>
            </w:pPr>
            <w:r>
              <w:rPr>
                <w:b/>
                <w:bCs/>
              </w:rPr>
              <w:t>Example</w:t>
            </w:r>
          </w:p>
        </w:tc>
        <w:tc>
          <w:tcPr>
            <w:tcW w:w="0" w:type="auto"/>
            <w:shd w:val="clear" w:color="auto" w:fill="22272E"/>
            <w:tcMar>
              <w:top w:w="15" w:type="dxa"/>
              <w:left w:w="15" w:type="dxa"/>
              <w:bottom w:w="15" w:type="dxa"/>
              <w:right w:w="15" w:type="dxa"/>
            </w:tcMar>
            <w:hideMark/>
          </w:tcPr>
          <w:p w14:paraId="64817440" w14:textId="77777777" w:rsidR="001472C9" w:rsidRDefault="001472C9">
            <w:pPr>
              <w:rPr>
                <w:b/>
                <w:bCs/>
              </w:rPr>
            </w:pPr>
            <w:r>
              <w:rPr>
                <w:b/>
                <w:bCs/>
              </w:rPr>
              <w:t>Output</w:t>
            </w:r>
          </w:p>
        </w:tc>
      </w:tr>
      <w:tr w:rsidR="001472C9" w14:paraId="0B71D2F5" w14:textId="77777777" w:rsidTr="001472C9">
        <w:trPr>
          <w:trHeight w:val="1028"/>
        </w:trPr>
        <w:tc>
          <w:tcPr>
            <w:tcW w:w="0" w:type="auto"/>
            <w:shd w:val="clear" w:color="auto" w:fill="22272E"/>
            <w:tcMar>
              <w:top w:w="15" w:type="dxa"/>
              <w:left w:w="15" w:type="dxa"/>
              <w:bottom w:w="15" w:type="dxa"/>
              <w:right w:w="15" w:type="dxa"/>
            </w:tcMar>
            <w:hideMark/>
          </w:tcPr>
          <w:p w14:paraId="4F65039B" w14:textId="77777777" w:rsidR="001472C9" w:rsidRDefault="001472C9">
            <w:r>
              <w:t>Bold</w:t>
            </w:r>
          </w:p>
        </w:tc>
        <w:tc>
          <w:tcPr>
            <w:tcW w:w="0" w:type="auto"/>
            <w:shd w:val="clear" w:color="auto" w:fill="22272E"/>
            <w:tcMar>
              <w:top w:w="15" w:type="dxa"/>
              <w:left w:w="15" w:type="dxa"/>
              <w:bottom w:w="15" w:type="dxa"/>
              <w:right w:w="15" w:type="dxa"/>
            </w:tcMar>
            <w:hideMark/>
          </w:tcPr>
          <w:p w14:paraId="714823BA" w14:textId="77777777" w:rsidR="001472C9" w:rsidRDefault="001472C9">
            <w:r>
              <w:t>** ** or __ __</w:t>
            </w:r>
          </w:p>
        </w:tc>
        <w:tc>
          <w:tcPr>
            <w:tcW w:w="0" w:type="auto"/>
            <w:shd w:val="clear" w:color="auto" w:fill="22272E"/>
            <w:tcMar>
              <w:top w:w="15" w:type="dxa"/>
              <w:left w:w="15" w:type="dxa"/>
              <w:bottom w:w="15" w:type="dxa"/>
              <w:right w:w="15" w:type="dxa"/>
            </w:tcMar>
            <w:hideMark/>
          </w:tcPr>
          <w:p w14:paraId="778F8F47" w14:textId="77777777" w:rsidR="001472C9" w:rsidRDefault="001472C9">
            <w:proofErr w:type="spellStart"/>
            <w:r>
              <w:t>Command+B</w:t>
            </w:r>
            <w:proofErr w:type="spellEnd"/>
            <w:r>
              <w:t> (Mac) or </w:t>
            </w:r>
            <w:proofErr w:type="spellStart"/>
            <w:r>
              <w:t>Ctrl+B</w:t>
            </w:r>
            <w:proofErr w:type="spellEnd"/>
            <w:r>
              <w:t> (Windows/Linux)</w:t>
            </w:r>
          </w:p>
        </w:tc>
        <w:tc>
          <w:tcPr>
            <w:tcW w:w="0" w:type="auto"/>
            <w:shd w:val="clear" w:color="auto" w:fill="22272E"/>
            <w:tcMar>
              <w:top w:w="15" w:type="dxa"/>
              <w:left w:w="15" w:type="dxa"/>
              <w:bottom w:w="15" w:type="dxa"/>
              <w:right w:w="15" w:type="dxa"/>
            </w:tcMar>
            <w:hideMark/>
          </w:tcPr>
          <w:p w14:paraId="5978889C" w14:textId="77777777" w:rsidR="001472C9" w:rsidRDefault="001472C9">
            <w:r>
              <w:t>**This is bold text**</w:t>
            </w:r>
          </w:p>
        </w:tc>
        <w:tc>
          <w:tcPr>
            <w:tcW w:w="0" w:type="auto"/>
            <w:shd w:val="clear" w:color="auto" w:fill="22272E"/>
            <w:tcMar>
              <w:top w:w="15" w:type="dxa"/>
              <w:left w:w="15" w:type="dxa"/>
              <w:bottom w:w="15" w:type="dxa"/>
              <w:right w:w="15" w:type="dxa"/>
            </w:tcMar>
            <w:hideMark/>
          </w:tcPr>
          <w:p w14:paraId="001D9F38" w14:textId="77777777" w:rsidR="001472C9" w:rsidRDefault="001472C9">
            <w:r>
              <w:rPr>
                <w:b/>
                <w:bCs/>
              </w:rPr>
              <w:t>This is bold text</w:t>
            </w:r>
          </w:p>
        </w:tc>
      </w:tr>
      <w:tr w:rsidR="001472C9" w14:paraId="42FB34D9" w14:textId="77777777" w:rsidTr="001472C9">
        <w:trPr>
          <w:trHeight w:val="736"/>
        </w:trPr>
        <w:tc>
          <w:tcPr>
            <w:tcW w:w="0" w:type="auto"/>
            <w:shd w:val="clear" w:color="auto" w:fill="auto"/>
            <w:tcMar>
              <w:top w:w="15" w:type="dxa"/>
              <w:left w:w="15" w:type="dxa"/>
              <w:bottom w:w="15" w:type="dxa"/>
              <w:right w:w="15" w:type="dxa"/>
            </w:tcMar>
            <w:hideMark/>
          </w:tcPr>
          <w:p w14:paraId="28B6A98B" w14:textId="77777777" w:rsidR="001472C9" w:rsidRDefault="001472C9">
            <w:r>
              <w:t>Italic</w:t>
            </w:r>
          </w:p>
        </w:tc>
        <w:tc>
          <w:tcPr>
            <w:tcW w:w="0" w:type="auto"/>
            <w:shd w:val="clear" w:color="auto" w:fill="auto"/>
            <w:tcMar>
              <w:top w:w="15" w:type="dxa"/>
              <w:left w:w="15" w:type="dxa"/>
              <w:bottom w:w="15" w:type="dxa"/>
              <w:right w:w="15" w:type="dxa"/>
            </w:tcMar>
            <w:hideMark/>
          </w:tcPr>
          <w:p w14:paraId="0293059E" w14:textId="77777777" w:rsidR="001472C9" w:rsidRDefault="001472C9">
            <w:r>
              <w:t>* * or _ _ </w:t>
            </w:r>
            <w:r>
              <w:t> </w:t>
            </w:r>
            <w:r>
              <w:t> </w:t>
            </w:r>
            <w:r>
              <w:t> </w:t>
            </w:r>
            <w:r>
              <w:t> </w:t>
            </w:r>
          </w:p>
        </w:tc>
        <w:tc>
          <w:tcPr>
            <w:tcW w:w="0" w:type="auto"/>
            <w:shd w:val="clear" w:color="auto" w:fill="auto"/>
            <w:tcMar>
              <w:top w:w="15" w:type="dxa"/>
              <w:left w:w="15" w:type="dxa"/>
              <w:bottom w:w="15" w:type="dxa"/>
              <w:right w:w="15" w:type="dxa"/>
            </w:tcMar>
            <w:hideMark/>
          </w:tcPr>
          <w:p w14:paraId="5D4B379B" w14:textId="77777777" w:rsidR="001472C9" w:rsidRDefault="001472C9">
            <w:proofErr w:type="spellStart"/>
            <w:r>
              <w:t>Command+I</w:t>
            </w:r>
            <w:proofErr w:type="spellEnd"/>
            <w:r>
              <w:t> (Mac) or </w:t>
            </w:r>
            <w:proofErr w:type="spellStart"/>
            <w:r>
              <w:t>Ctrl+I</w:t>
            </w:r>
            <w:proofErr w:type="spellEnd"/>
            <w:r>
              <w:t> (Windows/Linux)</w:t>
            </w:r>
          </w:p>
        </w:tc>
        <w:tc>
          <w:tcPr>
            <w:tcW w:w="0" w:type="auto"/>
            <w:shd w:val="clear" w:color="auto" w:fill="auto"/>
            <w:tcMar>
              <w:top w:w="15" w:type="dxa"/>
              <w:left w:w="15" w:type="dxa"/>
              <w:bottom w:w="15" w:type="dxa"/>
              <w:right w:w="15" w:type="dxa"/>
            </w:tcMar>
            <w:hideMark/>
          </w:tcPr>
          <w:p w14:paraId="29A11628" w14:textId="77777777" w:rsidR="001472C9" w:rsidRDefault="001472C9">
            <w:r>
              <w:t>_This text is italicized_</w:t>
            </w:r>
          </w:p>
        </w:tc>
        <w:tc>
          <w:tcPr>
            <w:tcW w:w="0" w:type="auto"/>
            <w:shd w:val="clear" w:color="auto" w:fill="auto"/>
            <w:tcMar>
              <w:top w:w="15" w:type="dxa"/>
              <w:left w:w="15" w:type="dxa"/>
              <w:bottom w:w="15" w:type="dxa"/>
              <w:right w:w="15" w:type="dxa"/>
            </w:tcMar>
            <w:hideMark/>
          </w:tcPr>
          <w:p w14:paraId="23DBD15A" w14:textId="77777777" w:rsidR="001472C9" w:rsidRDefault="001472C9">
            <w:r>
              <w:rPr>
                <w:i/>
                <w:iCs/>
              </w:rPr>
              <w:t>This text is italicized</w:t>
            </w:r>
          </w:p>
        </w:tc>
      </w:tr>
      <w:tr w:rsidR="001472C9" w14:paraId="6385DDD0" w14:textId="77777777" w:rsidTr="001472C9">
        <w:trPr>
          <w:trHeight w:val="443"/>
        </w:trPr>
        <w:tc>
          <w:tcPr>
            <w:tcW w:w="0" w:type="auto"/>
            <w:shd w:val="clear" w:color="auto" w:fill="22272E"/>
            <w:tcMar>
              <w:top w:w="15" w:type="dxa"/>
              <w:left w:w="15" w:type="dxa"/>
              <w:bottom w:w="15" w:type="dxa"/>
              <w:right w:w="15" w:type="dxa"/>
            </w:tcMar>
            <w:hideMark/>
          </w:tcPr>
          <w:p w14:paraId="3A2749CA" w14:textId="77777777" w:rsidR="001472C9" w:rsidRDefault="001472C9">
            <w:r>
              <w:t>Strikethrough</w:t>
            </w:r>
          </w:p>
        </w:tc>
        <w:tc>
          <w:tcPr>
            <w:tcW w:w="0" w:type="auto"/>
            <w:shd w:val="clear" w:color="auto" w:fill="22272E"/>
            <w:tcMar>
              <w:top w:w="15" w:type="dxa"/>
              <w:left w:w="15" w:type="dxa"/>
              <w:bottom w:w="15" w:type="dxa"/>
              <w:right w:w="15" w:type="dxa"/>
            </w:tcMar>
            <w:hideMark/>
          </w:tcPr>
          <w:p w14:paraId="1046A5E0" w14:textId="77777777" w:rsidR="001472C9" w:rsidRDefault="001472C9">
            <w:r>
              <w:t>~~ ~~</w:t>
            </w:r>
          </w:p>
        </w:tc>
        <w:tc>
          <w:tcPr>
            <w:tcW w:w="0" w:type="auto"/>
            <w:shd w:val="clear" w:color="auto" w:fill="22272E"/>
            <w:tcMar>
              <w:top w:w="15" w:type="dxa"/>
              <w:left w:w="15" w:type="dxa"/>
              <w:bottom w:w="15" w:type="dxa"/>
              <w:right w:w="15" w:type="dxa"/>
            </w:tcMar>
            <w:hideMark/>
          </w:tcPr>
          <w:p w14:paraId="01562D8A" w14:textId="77777777" w:rsidR="001472C9" w:rsidRDefault="001472C9">
            <w:r>
              <w:t>None</w:t>
            </w:r>
          </w:p>
        </w:tc>
        <w:tc>
          <w:tcPr>
            <w:tcW w:w="0" w:type="auto"/>
            <w:shd w:val="clear" w:color="auto" w:fill="22272E"/>
            <w:tcMar>
              <w:top w:w="15" w:type="dxa"/>
              <w:left w:w="15" w:type="dxa"/>
              <w:bottom w:w="15" w:type="dxa"/>
              <w:right w:w="15" w:type="dxa"/>
            </w:tcMar>
            <w:hideMark/>
          </w:tcPr>
          <w:p w14:paraId="621DAC38" w14:textId="77777777" w:rsidR="001472C9" w:rsidRDefault="001472C9">
            <w:r>
              <w:t>~~This was mistaken text~~</w:t>
            </w:r>
          </w:p>
        </w:tc>
        <w:tc>
          <w:tcPr>
            <w:tcW w:w="0" w:type="auto"/>
            <w:shd w:val="clear" w:color="auto" w:fill="22272E"/>
            <w:tcMar>
              <w:top w:w="15" w:type="dxa"/>
              <w:left w:w="15" w:type="dxa"/>
              <w:bottom w:w="15" w:type="dxa"/>
              <w:right w:w="15" w:type="dxa"/>
            </w:tcMar>
            <w:hideMark/>
          </w:tcPr>
          <w:p w14:paraId="2764DD2D" w14:textId="77777777" w:rsidR="001472C9" w:rsidRDefault="001472C9">
            <w:del w:id="1" w:author="Unknown">
              <w:r>
                <w:delText>This was mistaken text</w:delText>
              </w:r>
            </w:del>
          </w:p>
        </w:tc>
      </w:tr>
      <w:tr w:rsidR="001472C9" w14:paraId="46273EFC" w14:textId="77777777" w:rsidTr="001472C9">
        <w:trPr>
          <w:trHeight w:val="736"/>
        </w:trPr>
        <w:tc>
          <w:tcPr>
            <w:tcW w:w="0" w:type="auto"/>
            <w:shd w:val="clear" w:color="auto" w:fill="auto"/>
            <w:tcMar>
              <w:top w:w="15" w:type="dxa"/>
              <w:left w:w="15" w:type="dxa"/>
              <w:bottom w:w="15" w:type="dxa"/>
              <w:right w:w="15" w:type="dxa"/>
            </w:tcMar>
            <w:hideMark/>
          </w:tcPr>
          <w:p w14:paraId="219B65EE" w14:textId="77777777" w:rsidR="001472C9" w:rsidRDefault="001472C9">
            <w:r>
              <w:t>Bold and nested italic</w:t>
            </w:r>
          </w:p>
        </w:tc>
        <w:tc>
          <w:tcPr>
            <w:tcW w:w="0" w:type="auto"/>
            <w:shd w:val="clear" w:color="auto" w:fill="auto"/>
            <w:tcMar>
              <w:top w:w="15" w:type="dxa"/>
              <w:left w:w="15" w:type="dxa"/>
              <w:bottom w:w="15" w:type="dxa"/>
              <w:right w:w="15" w:type="dxa"/>
            </w:tcMar>
            <w:hideMark/>
          </w:tcPr>
          <w:p w14:paraId="61A22E7B" w14:textId="77777777" w:rsidR="001472C9" w:rsidRDefault="001472C9">
            <w:r>
              <w:t>** ** and _ _</w:t>
            </w:r>
          </w:p>
        </w:tc>
        <w:tc>
          <w:tcPr>
            <w:tcW w:w="0" w:type="auto"/>
            <w:shd w:val="clear" w:color="auto" w:fill="auto"/>
            <w:tcMar>
              <w:top w:w="15" w:type="dxa"/>
              <w:left w:w="15" w:type="dxa"/>
              <w:bottom w:w="15" w:type="dxa"/>
              <w:right w:w="15" w:type="dxa"/>
            </w:tcMar>
            <w:hideMark/>
          </w:tcPr>
          <w:p w14:paraId="25DE086A" w14:textId="77777777" w:rsidR="001472C9" w:rsidRDefault="001472C9">
            <w:r>
              <w:t>None</w:t>
            </w:r>
          </w:p>
        </w:tc>
        <w:tc>
          <w:tcPr>
            <w:tcW w:w="0" w:type="auto"/>
            <w:shd w:val="clear" w:color="auto" w:fill="auto"/>
            <w:tcMar>
              <w:top w:w="15" w:type="dxa"/>
              <w:left w:w="15" w:type="dxa"/>
              <w:bottom w:w="15" w:type="dxa"/>
              <w:right w:w="15" w:type="dxa"/>
            </w:tcMar>
            <w:hideMark/>
          </w:tcPr>
          <w:p w14:paraId="51F59B48" w14:textId="77777777" w:rsidR="001472C9" w:rsidRDefault="001472C9">
            <w:r>
              <w:t>**This text is _extremely_ important**</w:t>
            </w:r>
          </w:p>
        </w:tc>
        <w:tc>
          <w:tcPr>
            <w:tcW w:w="0" w:type="auto"/>
            <w:shd w:val="clear" w:color="auto" w:fill="auto"/>
            <w:tcMar>
              <w:top w:w="15" w:type="dxa"/>
              <w:left w:w="15" w:type="dxa"/>
              <w:bottom w:w="15" w:type="dxa"/>
              <w:right w:w="15" w:type="dxa"/>
            </w:tcMar>
            <w:hideMark/>
          </w:tcPr>
          <w:p w14:paraId="5652EBA7" w14:textId="77777777" w:rsidR="001472C9" w:rsidRDefault="001472C9">
            <w:r>
              <w:rPr>
                <w:b/>
                <w:bCs/>
              </w:rPr>
              <w:t>This text is </w:t>
            </w:r>
            <w:r>
              <w:rPr>
                <w:b/>
                <w:bCs/>
                <w:i/>
                <w:iCs/>
              </w:rPr>
              <w:t>extremely</w:t>
            </w:r>
            <w:r>
              <w:rPr>
                <w:b/>
                <w:bCs/>
              </w:rPr>
              <w:t> important</w:t>
            </w:r>
          </w:p>
        </w:tc>
      </w:tr>
      <w:tr w:rsidR="001472C9" w14:paraId="223A9ADD" w14:textId="77777777" w:rsidTr="001472C9">
        <w:trPr>
          <w:trHeight w:val="736"/>
        </w:trPr>
        <w:tc>
          <w:tcPr>
            <w:tcW w:w="0" w:type="auto"/>
            <w:shd w:val="clear" w:color="auto" w:fill="22272E"/>
            <w:tcMar>
              <w:top w:w="15" w:type="dxa"/>
              <w:left w:w="15" w:type="dxa"/>
              <w:bottom w:w="15" w:type="dxa"/>
              <w:right w:w="15" w:type="dxa"/>
            </w:tcMar>
            <w:hideMark/>
          </w:tcPr>
          <w:p w14:paraId="6AA810CD" w14:textId="77777777" w:rsidR="001472C9" w:rsidRDefault="001472C9">
            <w:r>
              <w:t>All bold and italic</w:t>
            </w:r>
          </w:p>
        </w:tc>
        <w:tc>
          <w:tcPr>
            <w:tcW w:w="0" w:type="auto"/>
            <w:shd w:val="clear" w:color="auto" w:fill="22272E"/>
            <w:tcMar>
              <w:top w:w="15" w:type="dxa"/>
              <w:left w:w="15" w:type="dxa"/>
              <w:bottom w:w="15" w:type="dxa"/>
              <w:right w:w="15" w:type="dxa"/>
            </w:tcMar>
            <w:hideMark/>
          </w:tcPr>
          <w:p w14:paraId="4C997EB6" w14:textId="77777777" w:rsidR="001472C9" w:rsidRDefault="001472C9">
            <w:r>
              <w:t>*** ***</w:t>
            </w:r>
          </w:p>
        </w:tc>
        <w:tc>
          <w:tcPr>
            <w:tcW w:w="0" w:type="auto"/>
            <w:shd w:val="clear" w:color="auto" w:fill="22272E"/>
            <w:tcMar>
              <w:top w:w="15" w:type="dxa"/>
              <w:left w:w="15" w:type="dxa"/>
              <w:bottom w:w="15" w:type="dxa"/>
              <w:right w:w="15" w:type="dxa"/>
            </w:tcMar>
            <w:hideMark/>
          </w:tcPr>
          <w:p w14:paraId="379ED7B8" w14:textId="77777777" w:rsidR="001472C9" w:rsidRDefault="001472C9">
            <w:r>
              <w:t>None</w:t>
            </w:r>
          </w:p>
        </w:tc>
        <w:tc>
          <w:tcPr>
            <w:tcW w:w="0" w:type="auto"/>
            <w:shd w:val="clear" w:color="auto" w:fill="22272E"/>
            <w:tcMar>
              <w:top w:w="15" w:type="dxa"/>
              <w:left w:w="15" w:type="dxa"/>
              <w:bottom w:w="15" w:type="dxa"/>
              <w:right w:w="15" w:type="dxa"/>
            </w:tcMar>
            <w:hideMark/>
          </w:tcPr>
          <w:p w14:paraId="63C6923F" w14:textId="77777777" w:rsidR="001472C9" w:rsidRDefault="001472C9">
            <w:r>
              <w:t>***All this text is important***</w:t>
            </w:r>
          </w:p>
        </w:tc>
        <w:tc>
          <w:tcPr>
            <w:tcW w:w="0" w:type="auto"/>
            <w:shd w:val="clear" w:color="auto" w:fill="22272E"/>
            <w:tcMar>
              <w:top w:w="15" w:type="dxa"/>
              <w:left w:w="15" w:type="dxa"/>
              <w:bottom w:w="15" w:type="dxa"/>
              <w:right w:w="15" w:type="dxa"/>
            </w:tcMar>
            <w:hideMark/>
          </w:tcPr>
          <w:p w14:paraId="53E56403" w14:textId="77777777" w:rsidR="001472C9" w:rsidRDefault="001472C9">
            <w:r>
              <w:rPr>
                <w:b/>
                <w:bCs/>
                <w:i/>
                <w:iCs/>
              </w:rPr>
              <w:t>All this text is important</w:t>
            </w:r>
          </w:p>
        </w:tc>
      </w:tr>
      <w:tr w:rsidR="001472C9" w14:paraId="7863530C" w14:textId="77777777" w:rsidTr="001472C9">
        <w:trPr>
          <w:trHeight w:val="736"/>
        </w:trPr>
        <w:tc>
          <w:tcPr>
            <w:tcW w:w="0" w:type="auto"/>
            <w:shd w:val="clear" w:color="auto" w:fill="auto"/>
            <w:tcMar>
              <w:top w:w="15" w:type="dxa"/>
              <w:left w:w="15" w:type="dxa"/>
              <w:bottom w:w="15" w:type="dxa"/>
              <w:right w:w="15" w:type="dxa"/>
            </w:tcMar>
            <w:hideMark/>
          </w:tcPr>
          <w:p w14:paraId="3D53C69C" w14:textId="77777777" w:rsidR="001472C9" w:rsidRDefault="001472C9">
            <w:r>
              <w:t>Subscript</w:t>
            </w:r>
          </w:p>
        </w:tc>
        <w:tc>
          <w:tcPr>
            <w:tcW w:w="0" w:type="auto"/>
            <w:shd w:val="clear" w:color="auto" w:fill="auto"/>
            <w:tcMar>
              <w:top w:w="15" w:type="dxa"/>
              <w:left w:w="15" w:type="dxa"/>
              <w:bottom w:w="15" w:type="dxa"/>
              <w:right w:w="15" w:type="dxa"/>
            </w:tcMar>
            <w:hideMark/>
          </w:tcPr>
          <w:p w14:paraId="51F71C99" w14:textId="77777777" w:rsidR="001472C9" w:rsidRDefault="001472C9">
            <w:r>
              <w:t>&lt;sub&gt; &lt;/sub&gt;</w:t>
            </w:r>
          </w:p>
        </w:tc>
        <w:tc>
          <w:tcPr>
            <w:tcW w:w="0" w:type="auto"/>
            <w:shd w:val="clear" w:color="auto" w:fill="auto"/>
            <w:tcMar>
              <w:top w:w="15" w:type="dxa"/>
              <w:left w:w="15" w:type="dxa"/>
              <w:bottom w:w="15" w:type="dxa"/>
              <w:right w:w="15" w:type="dxa"/>
            </w:tcMar>
            <w:hideMark/>
          </w:tcPr>
          <w:p w14:paraId="1010EFD4" w14:textId="77777777" w:rsidR="001472C9" w:rsidRDefault="001472C9">
            <w:r>
              <w:t>None</w:t>
            </w:r>
          </w:p>
        </w:tc>
        <w:tc>
          <w:tcPr>
            <w:tcW w:w="0" w:type="auto"/>
            <w:shd w:val="clear" w:color="auto" w:fill="auto"/>
            <w:tcMar>
              <w:top w:w="15" w:type="dxa"/>
              <w:left w:w="15" w:type="dxa"/>
              <w:bottom w:w="15" w:type="dxa"/>
              <w:right w:w="15" w:type="dxa"/>
            </w:tcMar>
            <w:hideMark/>
          </w:tcPr>
          <w:p w14:paraId="74CD4E1C" w14:textId="77777777" w:rsidR="001472C9" w:rsidRDefault="001472C9">
            <w:r>
              <w:t>This is a &lt;sub&gt;subscript&lt;/sub&gt; text</w:t>
            </w:r>
          </w:p>
        </w:tc>
        <w:tc>
          <w:tcPr>
            <w:tcW w:w="0" w:type="auto"/>
            <w:shd w:val="clear" w:color="auto" w:fill="auto"/>
            <w:tcMar>
              <w:top w:w="15" w:type="dxa"/>
              <w:left w:w="15" w:type="dxa"/>
              <w:bottom w:w="15" w:type="dxa"/>
              <w:right w:w="15" w:type="dxa"/>
            </w:tcMar>
            <w:hideMark/>
          </w:tcPr>
          <w:p w14:paraId="033A8DEC" w14:textId="77777777" w:rsidR="001472C9" w:rsidRDefault="001472C9">
            <w:r>
              <w:t>This is a </w:t>
            </w:r>
            <w:r>
              <w:rPr>
                <w:vertAlign w:val="subscript"/>
              </w:rPr>
              <w:t>subscript</w:t>
            </w:r>
            <w:r>
              <w:t> text</w:t>
            </w:r>
          </w:p>
        </w:tc>
      </w:tr>
      <w:tr w:rsidR="001472C9" w14:paraId="64F5B744" w14:textId="77777777" w:rsidTr="001472C9">
        <w:trPr>
          <w:trHeight w:val="736"/>
        </w:trPr>
        <w:tc>
          <w:tcPr>
            <w:tcW w:w="0" w:type="auto"/>
            <w:shd w:val="clear" w:color="auto" w:fill="22272E"/>
            <w:tcMar>
              <w:top w:w="15" w:type="dxa"/>
              <w:left w:w="15" w:type="dxa"/>
              <w:bottom w:w="15" w:type="dxa"/>
              <w:right w:w="15" w:type="dxa"/>
            </w:tcMar>
            <w:hideMark/>
          </w:tcPr>
          <w:p w14:paraId="1575FC09" w14:textId="77777777" w:rsidR="001472C9" w:rsidRDefault="001472C9">
            <w:r>
              <w:t>Superscript</w:t>
            </w:r>
          </w:p>
        </w:tc>
        <w:tc>
          <w:tcPr>
            <w:tcW w:w="0" w:type="auto"/>
            <w:shd w:val="clear" w:color="auto" w:fill="22272E"/>
            <w:tcMar>
              <w:top w:w="15" w:type="dxa"/>
              <w:left w:w="15" w:type="dxa"/>
              <w:bottom w:w="15" w:type="dxa"/>
              <w:right w:w="15" w:type="dxa"/>
            </w:tcMar>
            <w:hideMark/>
          </w:tcPr>
          <w:p w14:paraId="6A529572" w14:textId="77777777" w:rsidR="001472C9" w:rsidRDefault="001472C9">
            <w:r>
              <w:t>&lt;sup&gt; &lt;/sup&gt;</w:t>
            </w:r>
          </w:p>
        </w:tc>
        <w:tc>
          <w:tcPr>
            <w:tcW w:w="0" w:type="auto"/>
            <w:shd w:val="clear" w:color="auto" w:fill="22272E"/>
            <w:tcMar>
              <w:top w:w="15" w:type="dxa"/>
              <w:left w:w="15" w:type="dxa"/>
              <w:bottom w:w="15" w:type="dxa"/>
              <w:right w:w="15" w:type="dxa"/>
            </w:tcMar>
            <w:hideMark/>
          </w:tcPr>
          <w:p w14:paraId="7D3C2EBF" w14:textId="77777777" w:rsidR="001472C9" w:rsidRDefault="001472C9">
            <w:r>
              <w:t>None</w:t>
            </w:r>
          </w:p>
        </w:tc>
        <w:tc>
          <w:tcPr>
            <w:tcW w:w="0" w:type="auto"/>
            <w:shd w:val="clear" w:color="auto" w:fill="22272E"/>
            <w:tcMar>
              <w:top w:w="15" w:type="dxa"/>
              <w:left w:w="15" w:type="dxa"/>
              <w:bottom w:w="15" w:type="dxa"/>
              <w:right w:w="15" w:type="dxa"/>
            </w:tcMar>
            <w:hideMark/>
          </w:tcPr>
          <w:p w14:paraId="08DA4AA7" w14:textId="77777777" w:rsidR="001472C9" w:rsidRDefault="001472C9">
            <w:r>
              <w:t>This is a &lt;sup&gt;superscript&lt;/sup&gt; text</w:t>
            </w:r>
          </w:p>
        </w:tc>
        <w:tc>
          <w:tcPr>
            <w:tcW w:w="0" w:type="auto"/>
            <w:shd w:val="clear" w:color="auto" w:fill="22272E"/>
            <w:tcMar>
              <w:top w:w="15" w:type="dxa"/>
              <w:left w:w="15" w:type="dxa"/>
              <w:bottom w:w="15" w:type="dxa"/>
              <w:right w:w="15" w:type="dxa"/>
            </w:tcMar>
            <w:hideMark/>
          </w:tcPr>
          <w:p w14:paraId="396EA67C" w14:textId="77777777" w:rsidR="001472C9" w:rsidRDefault="001472C9">
            <w:r>
              <w:t>This is a </w:t>
            </w:r>
            <w:r>
              <w:rPr>
                <w:vertAlign w:val="superscript"/>
              </w:rPr>
              <w:t>superscript</w:t>
            </w:r>
            <w:r>
              <w:t> text</w:t>
            </w:r>
          </w:p>
        </w:tc>
      </w:tr>
    </w:tbl>
    <w:p w14:paraId="41848BD6" w14:textId="77777777" w:rsidR="001472C9" w:rsidRDefault="001472C9" w:rsidP="001472C9">
      <w:pPr>
        <w:rPr>
          <w:kern w:val="2"/>
          <w14:ligatures w14:val="standardContextual"/>
        </w:rPr>
      </w:pPr>
      <w:r>
        <w:br/>
        <w:t>Example</w:t>
      </w:r>
      <w:r>
        <w:br/>
      </w:r>
    </w:p>
    <w:p w14:paraId="14F56C4F" w14:textId="77777777" w:rsidR="001472C9" w:rsidRDefault="001472C9" w:rsidP="001472C9">
      <w:pPr>
        <w:pStyle w:val="CODE"/>
        <w:numPr>
          <w:ilvl w:val="0"/>
          <w:numId w:val="90"/>
        </w:numPr>
      </w:pPr>
      <w:r>
        <w:t xml:space="preserve">   # Introduction to GitHub</w:t>
      </w:r>
    </w:p>
    <w:p w14:paraId="2648C4D4" w14:textId="77777777" w:rsidR="001472C9" w:rsidRDefault="001472C9" w:rsidP="001472C9">
      <w:pPr>
        <w:pStyle w:val="CODE"/>
      </w:pPr>
      <w:r>
        <w:t>**This text is bold**\</w:t>
      </w:r>
    </w:p>
    <w:p w14:paraId="50B3C059" w14:textId="77777777" w:rsidR="001472C9" w:rsidRDefault="001472C9" w:rsidP="001472C9">
      <w:pPr>
        <w:pStyle w:val="CODE"/>
      </w:pPr>
      <w:r>
        <w:t>*This text is italics*\</w:t>
      </w:r>
    </w:p>
    <w:p w14:paraId="1AE6ED2D" w14:textId="77777777" w:rsidR="001472C9" w:rsidRDefault="001472C9" w:rsidP="001472C9">
      <w:pPr>
        <w:pStyle w:val="CODE"/>
      </w:pPr>
      <w:r>
        <w:t>***This text is both bold and italics***\</w:t>
      </w:r>
    </w:p>
    <w:p w14:paraId="28259ED5" w14:textId="77777777" w:rsidR="001472C9" w:rsidRDefault="001472C9" w:rsidP="001472C9">
      <w:pPr>
        <w:pStyle w:val="CODE"/>
      </w:pPr>
      <w:r>
        <w:t>~~OOPS I made an error~~</w:t>
      </w:r>
    </w:p>
    <w:p w14:paraId="464B0FCB" w14:textId="77777777" w:rsidR="001472C9" w:rsidRDefault="001472C9" w:rsidP="001472C9">
      <w:r>
        <w:t>Output</w:t>
      </w:r>
    </w:p>
    <w:p w14:paraId="48A9C459" w14:textId="0117FA51" w:rsidR="001472C9" w:rsidRDefault="001472C9" w:rsidP="001472C9">
      <w:pPr>
        <w:jc w:val="center"/>
      </w:pPr>
      <w:r>
        <w:rPr>
          <w:noProof/>
        </w:rPr>
        <w:drawing>
          <wp:inline distT="0" distB="0" distL="0" distR="0" wp14:anchorId="1A4A2098" wp14:editId="5A4AC297">
            <wp:extent cx="3286760" cy="1544320"/>
            <wp:effectExtent l="0" t="0" r="8890" b="0"/>
            <wp:docPr id="111726773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86760" cy="1544320"/>
                    </a:xfrm>
                    <a:prstGeom prst="rect">
                      <a:avLst/>
                    </a:prstGeom>
                    <a:noFill/>
                    <a:ln>
                      <a:noFill/>
                    </a:ln>
                  </pic:spPr>
                </pic:pic>
              </a:graphicData>
            </a:graphic>
          </wp:inline>
        </w:drawing>
      </w:r>
      <w:r>
        <w:br/>
        <w:t>Note the ‘ \ ’ is used for newline. Heading do not require this.</w:t>
      </w:r>
    </w:p>
    <w:p w14:paraId="33DE6FDC" w14:textId="77777777" w:rsidR="001472C9" w:rsidRDefault="001472C9" w:rsidP="001472C9">
      <w:pPr>
        <w:rPr>
          <w:b/>
          <w:bCs/>
        </w:rPr>
      </w:pPr>
      <w:hyperlink r:id="rId44" w:anchor="quoting-text" w:history="1">
        <w:r>
          <w:rPr>
            <w:rStyle w:val="Hyperlink"/>
            <w:b/>
            <w:bCs/>
          </w:rPr>
          <w:t>Quoting text</w:t>
        </w:r>
      </w:hyperlink>
    </w:p>
    <w:p w14:paraId="7776297A" w14:textId="77777777" w:rsidR="001472C9" w:rsidRDefault="001472C9" w:rsidP="001472C9">
      <w:r>
        <w:t>You can quote text with a   </w:t>
      </w:r>
      <w:r>
        <w:rPr>
          <w:b/>
          <w:bCs/>
          <w:color w:val="FF0000"/>
        </w:rPr>
        <w:t>&gt;</w:t>
      </w:r>
      <w:r>
        <w:t xml:space="preserve"> symbol.</w:t>
      </w:r>
    </w:p>
    <w:p w14:paraId="0B22365E" w14:textId="77777777" w:rsidR="001472C9" w:rsidRDefault="001472C9" w:rsidP="001472C9">
      <w:pPr>
        <w:pStyle w:val="CODE"/>
        <w:numPr>
          <w:ilvl w:val="0"/>
          <w:numId w:val="91"/>
        </w:numPr>
      </w:pPr>
      <w:r>
        <w:t>Text that is not a quote</w:t>
      </w:r>
    </w:p>
    <w:p w14:paraId="3A8C702B" w14:textId="77777777" w:rsidR="001472C9" w:rsidRDefault="001472C9" w:rsidP="001472C9">
      <w:pPr>
        <w:pStyle w:val="CODE"/>
        <w:numPr>
          <w:ilvl w:val="0"/>
          <w:numId w:val="91"/>
        </w:numPr>
      </w:pPr>
      <w:r>
        <w:t>&gt; Text that is quote</w:t>
      </w:r>
    </w:p>
    <w:p w14:paraId="38B7E80E" w14:textId="092AC01B" w:rsidR="001472C9" w:rsidRDefault="001472C9" w:rsidP="001472C9">
      <w:r>
        <w:rPr>
          <w:noProof/>
        </w:rPr>
        <w:drawing>
          <wp:inline distT="0" distB="0" distL="0" distR="0" wp14:anchorId="28D12B08" wp14:editId="37FA10C2">
            <wp:extent cx="5943600" cy="931545"/>
            <wp:effectExtent l="0" t="0" r="0" b="1905"/>
            <wp:docPr id="681315361" name="Picture 63" descr="Screenshot of rendered GitHub Markdown showing sample quoted text. The quote is indented with a vertical line on the left, and its text is dark gray rather than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rendered GitHub Markdown showing sample quoted text. The quote is indented with a vertical line on the left, and its text is dark gray rather than black."/>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931545"/>
                    </a:xfrm>
                    <a:prstGeom prst="rect">
                      <a:avLst/>
                    </a:prstGeom>
                    <a:noFill/>
                    <a:ln>
                      <a:noFill/>
                    </a:ln>
                  </pic:spPr>
                </pic:pic>
              </a:graphicData>
            </a:graphic>
          </wp:inline>
        </w:drawing>
      </w:r>
    </w:p>
    <w:p w14:paraId="024E310A" w14:textId="77777777" w:rsidR="001472C9" w:rsidRDefault="001472C9" w:rsidP="001472C9">
      <w:pPr>
        <w:rPr>
          <w:b/>
          <w:bCs/>
        </w:rPr>
      </w:pPr>
      <w:hyperlink r:id="rId46" w:anchor="quoting-code" w:history="1">
        <w:r>
          <w:rPr>
            <w:rStyle w:val="Hyperlink"/>
            <w:b/>
            <w:bCs/>
          </w:rPr>
          <w:t>Quoting code</w:t>
        </w:r>
      </w:hyperlink>
    </w:p>
    <w:p w14:paraId="0CBBF8D8" w14:textId="77777777" w:rsidR="001472C9" w:rsidRDefault="001472C9" w:rsidP="001472C9">
      <w:r>
        <w:t>You can call out code or a command within a sentence with single backticks. The text within the backticks will not be formatted. You can also press the </w:t>
      </w:r>
      <w:proofErr w:type="spellStart"/>
      <w:r>
        <w:t>Command+E</w:t>
      </w:r>
      <w:proofErr w:type="spellEnd"/>
      <w:r>
        <w:t> (Mac) or </w:t>
      </w:r>
      <w:proofErr w:type="spellStart"/>
      <w:r>
        <w:t>Ctrl+E</w:t>
      </w:r>
      <w:proofErr w:type="spellEnd"/>
      <w:r>
        <w:t> (Windows/Linux) keyboard shortcut to insert the backticks for a code block within a line of Markdown.</w:t>
      </w:r>
    </w:p>
    <w:p w14:paraId="22463065" w14:textId="77777777" w:rsidR="001472C9" w:rsidRDefault="001472C9" w:rsidP="001472C9">
      <w:pPr>
        <w:pStyle w:val="CODE"/>
        <w:numPr>
          <w:ilvl w:val="0"/>
          <w:numId w:val="92"/>
        </w:numPr>
        <w:rPr>
          <w:sz w:val="14"/>
          <w:szCs w:val="14"/>
        </w:rPr>
      </w:pPr>
      <w:r>
        <w:rPr>
          <w:sz w:val="14"/>
          <w:szCs w:val="14"/>
        </w:rPr>
        <w:t>Use `git status` to list all new or modified files  that haven't yet been committed.</w:t>
      </w:r>
    </w:p>
    <w:p w14:paraId="79BB4674" w14:textId="77777777" w:rsidR="001472C9" w:rsidRDefault="001472C9" w:rsidP="001472C9">
      <w:pPr>
        <w:pStyle w:val="CODE"/>
      </w:pPr>
      <w:r>
        <w:t>Some basic Git commands are:</w:t>
      </w:r>
    </w:p>
    <w:p w14:paraId="208AD4CE" w14:textId="77777777" w:rsidR="001472C9" w:rsidRDefault="001472C9" w:rsidP="001472C9">
      <w:pPr>
        <w:pStyle w:val="CODE"/>
        <w:rPr>
          <w:sz w:val="40"/>
          <w:szCs w:val="40"/>
        </w:rPr>
      </w:pPr>
      <w:r>
        <w:rPr>
          <w:sz w:val="40"/>
          <w:szCs w:val="40"/>
        </w:rPr>
        <w:t>```</w:t>
      </w:r>
    </w:p>
    <w:p w14:paraId="09129A10" w14:textId="77777777" w:rsidR="001472C9" w:rsidRDefault="001472C9" w:rsidP="001472C9">
      <w:pPr>
        <w:pStyle w:val="CODE"/>
      </w:pPr>
      <w:r>
        <w:t>git status</w:t>
      </w:r>
    </w:p>
    <w:p w14:paraId="29AD0645" w14:textId="77777777" w:rsidR="001472C9" w:rsidRDefault="001472C9" w:rsidP="001472C9">
      <w:pPr>
        <w:pStyle w:val="CODE"/>
      </w:pPr>
      <w:r>
        <w:t>git add</w:t>
      </w:r>
    </w:p>
    <w:p w14:paraId="6DD65038" w14:textId="77777777" w:rsidR="001472C9" w:rsidRDefault="001472C9" w:rsidP="001472C9">
      <w:pPr>
        <w:pStyle w:val="CODE"/>
      </w:pPr>
      <w:r>
        <w:t>git commit</w:t>
      </w:r>
    </w:p>
    <w:p w14:paraId="51D0554D" w14:textId="77777777" w:rsidR="001472C9" w:rsidRDefault="001472C9" w:rsidP="001472C9">
      <w:pPr>
        <w:pStyle w:val="CODE"/>
        <w:rPr>
          <w:b/>
          <w:bCs w:val="0"/>
          <w:sz w:val="40"/>
          <w:szCs w:val="40"/>
        </w:rPr>
      </w:pPr>
      <w:r>
        <w:rPr>
          <w:b/>
          <w:bCs w:val="0"/>
          <w:sz w:val="40"/>
          <w:szCs w:val="40"/>
        </w:rPr>
        <w:t>```</w:t>
      </w:r>
    </w:p>
    <w:p w14:paraId="4065469C" w14:textId="2463F295" w:rsidR="001472C9" w:rsidRDefault="001472C9" w:rsidP="001472C9">
      <w:r>
        <w:rPr>
          <w:noProof/>
        </w:rPr>
        <w:drawing>
          <wp:inline distT="0" distB="0" distL="0" distR="0" wp14:anchorId="7B6C9424" wp14:editId="49E2FF2B">
            <wp:extent cx="5943600" cy="1181735"/>
            <wp:effectExtent l="0" t="0" r="0" b="0"/>
            <wp:docPr id="1310712245" name="Picture 6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 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181735"/>
                    </a:xfrm>
                    <a:prstGeom prst="rect">
                      <a:avLst/>
                    </a:prstGeom>
                    <a:noFill/>
                    <a:ln>
                      <a:noFill/>
                    </a:ln>
                  </pic:spPr>
                </pic:pic>
              </a:graphicData>
            </a:graphic>
          </wp:inline>
        </w:drawing>
      </w:r>
    </w:p>
    <w:p w14:paraId="0852AE22" w14:textId="77777777" w:rsidR="001472C9" w:rsidRDefault="001472C9" w:rsidP="001472C9">
      <w:r>
        <w:rPr>
          <w:rFonts w:ascii="Times New Roman" w:hAnsi="Times New Roman" w:cs="Times New Roman"/>
          <w:sz w:val="24"/>
          <w:szCs w:val="24"/>
        </w:rPr>
        <w:br w:type="page"/>
      </w:r>
    </w:p>
    <w:p w14:paraId="66EF118F" w14:textId="77777777" w:rsidR="001472C9" w:rsidRDefault="001472C9" w:rsidP="001472C9">
      <w:pPr>
        <w:rPr>
          <w:b/>
          <w:bCs/>
        </w:rPr>
      </w:pPr>
      <w:hyperlink r:id="rId48" w:anchor="lists" w:history="1">
        <w:r>
          <w:rPr>
            <w:rStyle w:val="Hyperlink"/>
            <w:b/>
            <w:bCs/>
          </w:rPr>
          <w:t>Lists</w:t>
        </w:r>
      </w:hyperlink>
    </w:p>
    <w:p w14:paraId="7C819887" w14:textId="77777777" w:rsidR="001472C9" w:rsidRDefault="001472C9" w:rsidP="001472C9">
      <w:r>
        <w:t>You can make an unordered list by preceding one or more lines of text with -, *, or +.</w:t>
      </w:r>
    </w:p>
    <w:p w14:paraId="12C55D5F" w14:textId="77777777" w:rsidR="001472C9" w:rsidRDefault="001472C9" w:rsidP="001472C9">
      <w:pPr>
        <w:pStyle w:val="CODE"/>
        <w:numPr>
          <w:ilvl w:val="0"/>
          <w:numId w:val="93"/>
        </w:numPr>
      </w:pPr>
      <w:r>
        <w:t>- George Washington</w:t>
      </w:r>
    </w:p>
    <w:p w14:paraId="389BAF66" w14:textId="77777777" w:rsidR="001472C9" w:rsidRDefault="001472C9" w:rsidP="001472C9">
      <w:pPr>
        <w:pStyle w:val="CODE"/>
      </w:pPr>
      <w:r>
        <w:t>* John Adams</w:t>
      </w:r>
    </w:p>
    <w:p w14:paraId="47A4A423" w14:textId="77777777" w:rsidR="001472C9" w:rsidRDefault="001472C9" w:rsidP="001472C9">
      <w:pPr>
        <w:pStyle w:val="CODE"/>
      </w:pPr>
      <w:r>
        <w:t>+ Thomas Jefferson</w:t>
      </w:r>
    </w:p>
    <w:p w14:paraId="1239A284" w14:textId="5E192C24" w:rsidR="001472C9" w:rsidRDefault="001472C9" w:rsidP="001472C9">
      <w:r>
        <w:rPr>
          <w:noProof/>
        </w:rPr>
        <w:drawing>
          <wp:inline distT="0" distB="0" distL="0" distR="0" wp14:anchorId="0F7C18CD" wp14:editId="70072B68">
            <wp:extent cx="5943600" cy="966470"/>
            <wp:effectExtent l="0" t="0" r="0" b="5080"/>
            <wp:docPr id="1951649673" name="Picture 61" descr="Screenshot of rendered GitHub Markdown showing a bulleted list of the names of the first three American presi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rendered GitHub Markdown showing a bulleted list of the names of the first three American president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966470"/>
                    </a:xfrm>
                    <a:prstGeom prst="rect">
                      <a:avLst/>
                    </a:prstGeom>
                    <a:noFill/>
                    <a:ln>
                      <a:noFill/>
                    </a:ln>
                  </pic:spPr>
                </pic:pic>
              </a:graphicData>
            </a:graphic>
          </wp:inline>
        </w:drawing>
      </w:r>
    </w:p>
    <w:p w14:paraId="481C6696" w14:textId="77777777" w:rsidR="001472C9" w:rsidRDefault="001472C9" w:rsidP="001472C9">
      <w:r>
        <w:t>To order your list, precede each line with a number.</w:t>
      </w:r>
    </w:p>
    <w:p w14:paraId="04987105" w14:textId="77777777" w:rsidR="001472C9" w:rsidRDefault="001472C9" w:rsidP="001472C9">
      <w:pPr>
        <w:pStyle w:val="CODE"/>
        <w:numPr>
          <w:ilvl w:val="0"/>
          <w:numId w:val="94"/>
        </w:numPr>
      </w:pPr>
      <w:r>
        <w:t xml:space="preserve">   1. James Madison</w:t>
      </w:r>
    </w:p>
    <w:p w14:paraId="67348F33" w14:textId="77777777" w:rsidR="001472C9" w:rsidRDefault="001472C9" w:rsidP="001472C9">
      <w:pPr>
        <w:pStyle w:val="CODE"/>
        <w:numPr>
          <w:ilvl w:val="0"/>
          <w:numId w:val="94"/>
        </w:numPr>
      </w:pPr>
      <w:r>
        <w:t xml:space="preserve">   2. James Monroe</w:t>
      </w:r>
    </w:p>
    <w:p w14:paraId="6666952E" w14:textId="77777777" w:rsidR="001472C9" w:rsidRDefault="001472C9" w:rsidP="001472C9">
      <w:pPr>
        <w:pStyle w:val="CODE"/>
        <w:numPr>
          <w:ilvl w:val="0"/>
          <w:numId w:val="94"/>
        </w:numPr>
      </w:pPr>
      <w:r>
        <w:t xml:space="preserve">   3. John Quincy Adams</w:t>
      </w:r>
    </w:p>
    <w:p w14:paraId="0875F702" w14:textId="0AD5C3F7" w:rsidR="001472C9" w:rsidRDefault="001472C9" w:rsidP="001472C9">
      <w:r>
        <w:rPr>
          <w:noProof/>
        </w:rPr>
        <w:drawing>
          <wp:inline distT="0" distB="0" distL="0" distR="0" wp14:anchorId="26D01D5B" wp14:editId="6E1A87B9">
            <wp:extent cx="5943600" cy="974725"/>
            <wp:effectExtent l="0" t="0" r="0" b="0"/>
            <wp:docPr id="1554289669" name="Picture 60" descr="Screenshot of rendered GitHub Markdown showing a numbered list of the names of the fourth, fifth, and sixth American presi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rendered GitHub Markdown showing a numbered list of the names of the fourth, fifth, and sixth American president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974725"/>
                    </a:xfrm>
                    <a:prstGeom prst="rect">
                      <a:avLst/>
                    </a:prstGeom>
                    <a:noFill/>
                    <a:ln>
                      <a:noFill/>
                    </a:ln>
                  </pic:spPr>
                </pic:pic>
              </a:graphicData>
            </a:graphic>
          </wp:inline>
        </w:drawing>
      </w:r>
    </w:p>
    <w:p w14:paraId="3091AD6B" w14:textId="77777777" w:rsidR="001472C9" w:rsidRDefault="001472C9" w:rsidP="001472C9">
      <w:pPr>
        <w:rPr>
          <w:b/>
          <w:bCs/>
        </w:rPr>
      </w:pPr>
      <w:hyperlink r:id="rId51" w:anchor="nested-lists" w:history="1">
        <w:r>
          <w:rPr>
            <w:rStyle w:val="Hyperlink"/>
            <w:b/>
            <w:bCs/>
          </w:rPr>
          <w:t>Nested Lists</w:t>
        </w:r>
      </w:hyperlink>
    </w:p>
    <w:p w14:paraId="5FB6A35B" w14:textId="77777777" w:rsidR="001472C9" w:rsidRDefault="001472C9" w:rsidP="001472C9">
      <w:r>
        <w:t>You can create a nested list by indenting one or more list items below another item.</w:t>
      </w:r>
    </w:p>
    <w:p w14:paraId="7CA5D0D1" w14:textId="77777777" w:rsidR="001472C9" w:rsidRDefault="001472C9" w:rsidP="001472C9">
      <w:r>
        <w:t>To create a nested list using the web editor on GitHub or a text editor that uses a monospaced font, like </w:t>
      </w:r>
      <w:hyperlink r:id="rId52" w:history="1">
        <w:r>
          <w:rPr>
            <w:rStyle w:val="Hyperlink"/>
          </w:rPr>
          <w:t>Visual Studio Code</w:t>
        </w:r>
      </w:hyperlink>
      <w:r>
        <w:t>, you can align your list visually. Type space characters in front of your nested list item until the list marker character (- or *) lies directly below the first character of the text in the item above it.</w:t>
      </w:r>
    </w:p>
    <w:p w14:paraId="0048DE50" w14:textId="77777777" w:rsidR="001472C9" w:rsidRDefault="001472C9" w:rsidP="001472C9">
      <w:pPr>
        <w:pStyle w:val="CODE"/>
        <w:numPr>
          <w:ilvl w:val="0"/>
          <w:numId w:val="95"/>
        </w:numPr>
        <w:rPr>
          <w:rStyle w:val="HTMLCode"/>
          <w:rFonts w:eastAsiaTheme="minorHAnsi"/>
          <w:bdr w:val="none" w:sz="0" w:space="0" w:color="auto" w:frame="1"/>
        </w:rPr>
      </w:pPr>
      <w:r>
        <w:rPr>
          <w:rStyle w:val="hljs-bullet"/>
          <w:bdr w:val="none" w:sz="0" w:space="0" w:color="auto" w:frame="1"/>
        </w:rPr>
        <w:t>1.</w:t>
      </w:r>
      <w:r>
        <w:rPr>
          <w:rStyle w:val="HTMLCode"/>
          <w:rFonts w:eastAsiaTheme="minorHAnsi"/>
          <w:bdr w:val="none" w:sz="0" w:space="0" w:color="auto" w:frame="1"/>
        </w:rPr>
        <w:t xml:space="preserve"> First list item</w:t>
      </w:r>
    </w:p>
    <w:p w14:paraId="06854442" w14:textId="77777777" w:rsidR="001472C9" w:rsidRDefault="001472C9" w:rsidP="001472C9">
      <w:pPr>
        <w:pStyle w:val="CODE"/>
        <w:rPr>
          <w:rStyle w:val="HTMLCode"/>
          <w:rFonts w:eastAsiaTheme="minorHAnsi"/>
          <w:bdr w:val="none" w:sz="0" w:space="0" w:color="auto" w:frame="1"/>
        </w:rPr>
      </w:pPr>
      <w:r>
        <w:rPr>
          <w:rStyle w:val="hljs-bullet"/>
          <w:bdr w:val="none" w:sz="0" w:space="0" w:color="auto" w:frame="1"/>
        </w:rPr>
        <w:t xml:space="preserve">   -</w:t>
      </w:r>
      <w:r>
        <w:rPr>
          <w:rStyle w:val="HTMLCode"/>
          <w:rFonts w:eastAsiaTheme="minorHAnsi"/>
          <w:bdr w:val="none" w:sz="0" w:space="0" w:color="auto" w:frame="1"/>
        </w:rPr>
        <w:t xml:space="preserve"> First nested list item</w:t>
      </w:r>
    </w:p>
    <w:p w14:paraId="41985D5D" w14:textId="77777777" w:rsidR="001472C9" w:rsidRDefault="001472C9" w:rsidP="001472C9">
      <w:pPr>
        <w:pStyle w:val="CODE"/>
      </w:pPr>
      <w:r>
        <w:rPr>
          <w:rStyle w:val="hljs-bullet"/>
          <w:bdr w:val="none" w:sz="0" w:space="0" w:color="auto" w:frame="1"/>
        </w:rPr>
        <w:t xml:space="preserve">     -</w:t>
      </w:r>
      <w:r>
        <w:rPr>
          <w:rStyle w:val="HTMLCode"/>
          <w:rFonts w:eastAsiaTheme="minorHAnsi"/>
          <w:bdr w:val="none" w:sz="0" w:space="0" w:color="auto" w:frame="1"/>
        </w:rPr>
        <w:t xml:space="preserve"> Second nested list item</w:t>
      </w:r>
    </w:p>
    <w:p w14:paraId="0D428247" w14:textId="77777777" w:rsidR="001472C9" w:rsidRDefault="001472C9" w:rsidP="001472C9">
      <w:r>
        <w:t>Output</w:t>
      </w:r>
    </w:p>
    <w:p w14:paraId="4B8CA80C" w14:textId="2AEBCA3A" w:rsidR="001472C9" w:rsidRDefault="001472C9" w:rsidP="001472C9">
      <w:r>
        <w:rPr>
          <w:noProof/>
        </w:rPr>
        <w:drawing>
          <wp:inline distT="0" distB="0" distL="0" distR="0" wp14:anchorId="1902FE55" wp14:editId="6CC3B460">
            <wp:extent cx="5943600" cy="673100"/>
            <wp:effectExtent l="0" t="0" r="0" b="0"/>
            <wp:docPr id="1397249818" name="Picture 59" descr="Screenshot of Markdown in Visual Studio Code showing how indented bullets align vertically with the first letter of the text lines above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of Markdown in Visual Studio Code showing how indented bullets align vertically with the first letter of the text lines above them."/>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673100"/>
                    </a:xfrm>
                    <a:prstGeom prst="rect">
                      <a:avLst/>
                    </a:prstGeom>
                    <a:noFill/>
                    <a:ln>
                      <a:noFill/>
                    </a:ln>
                  </pic:spPr>
                </pic:pic>
              </a:graphicData>
            </a:graphic>
          </wp:inline>
        </w:drawing>
      </w:r>
    </w:p>
    <w:p w14:paraId="6E17AE6C" w14:textId="5D17EF56" w:rsidR="001472C9" w:rsidRDefault="001472C9" w:rsidP="001472C9">
      <w:r>
        <w:rPr>
          <w:noProof/>
        </w:rPr>
        <w:drawing>
          <wp:inline distT="0" distB="0" distL="0" distR="0" wp14:anchorId="22E3C74A" wp14:editId="58AF6DE6">
            <wp:extent cx="5943600" cy="802005"/>
            <wp:effectExtent l="0" t="0" r="0" b="0"/>
            <wp:docPr id="16913511" name="Picture 58" descr="Screenshot of rendered GitHub Markdown showing a numbered item followed by a bulleted item nested one level to the right, and another bulleted item nested yet further to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of rendered GitHub Markdown showing a numbered item followed by a bulleted item nested one level to the right, and another bulleted item nested yet further to the righ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802005"/>
                    </a:xfrm>
                    <a:prstGeom prst="rect">
                      <a:avLst/>
                    </a:prstGeom>
                    <a:noFill/>
                    <a:ln>
                      <a:noFill/>
                    </a:ln>
                  </pic:spPr>
                </pic:pic>
              </a:graphicData>
            </a:graphic>
          </wp:inline>
        </w:drawing>
      </w:r>
    </w:p>
    <w:p w14:paraId="1D8B4BD0" w14:textId="77777777" w:rsidR="001472C9" w:rsidRDefault="001472C9" w:rsidP="001472C9">
      <w:pPr>
        <w:rPr>
          <w:b/>
          <w:bCs/>
        </w:rPr>
      </w:pPr>
      <w:hyperlink r:id="rId55" w:anchor="task-lists" w:history="1">
        <w:r>
          <w:rPr>
            <w:rStyle w:val="Hyperlink"/>
            <w:b/>
            <w:bCs/>
          </w:rPr>
          <w:t>Task lists</w:t>
        </w:r>
      </w:hyperlink>
    </w:p>
    <w:p w14:paraId="03E837AB" w14:textId="77777777" w:rsidR="001472C9" w:rsidRDefault="001472C9" w:rsidP="001472C9">
      <w:r>
        <w:t>To create a task list, preface list items with a hyphen and space followed by [ ]. To mark a task as complete, use [x].</w:t>
      </w:r>
    </w:p>
    <w:p w14:paraId="7EAC4B12" w14:textId="77777777" w:rsidR="001472C9" w:rsidRDefault="001472C9" w:rsidP="001472C9">
      <w:pPr>
        <w:pStyle w:val="CODE"/>
      </w:pPr>
      <w:r>
        <w:t>- [x] #739</w:t>
      </w:r>
    </w:p>
    <w:p w14:paraId="32C8FB55" w14:textId="77777777" w:rsidR="001472C9" w:rsidRDefault="001472C9" w:rsidP="001472C9">
      <w:pPr>
        <w:pStyle w:val="CODE"/>
      </w:pPr>
      <w:r>
        <w:t>- [ ] https://github.com/octo-org/octo-repo/issues/740</w:t>
      </w:r>
    </w:p>
    <w:p w14:paraId="635EC737" w14:textId="77777777" w:rsidR="001472C9" w:rsidRDefault="001472C9" w:rsidP="001472C9">
      <w:pPr>
        <w:pStyle w:val="CODE"/>
      </w:pPr>
      <w:r>
        <w:t>- [ ] Add delight to the experience when all tasks are complete :tada:</w:t>
      </w:r>
    </w:p>
    <w:p w14:paraId="460D72EE" w14:textId="60212123" w:rsidR="001472C9" w:rsidRDefault="001472C9" w:rsidP="001472C9">
      <w:r>
        <w:rPr>
          <w:noProof/>
        </w:rPr>
        <w:drawing>
          <wp:inline distT="0" distB="0" distL="0" distR="0" wp14:anchorId="17613581" wp14:editId="2EBB3D08">
            <wp:extent cx="5943600" cy="698500"/>
            <wp:effectExtent l="0" t="0" r="0" b="6350"/>
            <wp:docPr id="1235881899" name="Picture 57" descr="Screenshot showing the rendered version of the markdown. The references to issues are rendered as issue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showing the rendered version of the markdown. The references to issues are rendered as issue titl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698500"/>
                    </a:xfrm>
                    <a:prstGeom prst="rect">
                      <a:avLst/>
                    </a:prstGeom>
                    <a:noFill/>
                    <a:ln>
                      <a:noFill/>
                    </a:ln>
                  </pic:spPr>
                </pic:pic>
              </a:graphicData>
            </a:graphic>
          </wp:inline>
        </w:drawing>
      </w:r>
    </w:p>
    <w:p w14:paraId="0CFEE829" w14:textId="77777777" w:rsidR="001472C9" w:rsidRDefault="001472C9" w:rsidP="001472C9">
      <w:r>
        <w:rPr>
          <w:rFonts w:ascii="Times New Roman" w:hAnsi="Times New Roman" w:cs="Times New Roman"/>
          <w:sz w:val="24"/>
          <w:szCs w:val="24"/>
        </w:rPr>
        <w:br w:type="page"/>
      </w:r>
    </w:p>
    <w:p w14:paraId="2A1D1C40" w14:textId="77777777" w:rsidR="001472C9" w:rsidRDefault="001472C9" w:rsidP="001472C9">
      <w:pPr>
        <w:rPr>
          <w:b/>
          <w:bCs/>
        </w:rPr>
      </w:pPr>
      <w:hyperlink r:id="rId57" w:anchor="images" w:history="1">
        <w:r>
          <w:rPr>
            <w:rStyle w:val="Hyperlink"/>
            <w:b/>
            <w:bCs/>
          </w:rPr>
          <w:t>Images</w:t>
        </w:r>
      </w:hyperlink>
    </w:p>
    <w:p w14:paraId="39D1954C" w14:textId="77777777" w:rsidR="001472C9" w:rsidRDefault="001472C9" w:rsidP="001472C9">
      <w:r>
        <w:t>You can display an image by adding ! and wrapping the alt text in [ ]. Alt text is a short text equivalent of the information in the image. Then, wrap the link for the image in parentheses ().</w:t>
      </w:r>
    </w:p>
    <w:p w14:paraId="38595A7A" w14:textId="77777777" w:rsidR="001472C9" w:rsidRDefault="001472C9" w:rsidP="001472C9">
      <w:pPr>
        <w:pStyle w:val="CODE"/>
        <w:numPr>
          <w:ilvl w:val="0"/>
          <w:numId w:val="96"/>
        </w:numPr>
      </w:pPr>
      <w:r>
        <w:t>![Screenshot of a comment on a GitHub issue showing an image, added in the Markdown, of an Octocat smiling and raising a tentacle.](</w:t>
      </w:r>
      <w:hyperlink r:id="rId58" w:history="1">
        <w:r>
          <w:rPr>
            <w:rStyle w:val="Hyperlink"/>
          </w:rPr>
          <w:t>https://myoctocat.com/assets/images/base-octocat.svg</w:t>
        </w:r>
      </w:hyperlink>
      <w:r>
        <w:t>)</w:t>
      </w:r>
    </w:p>
    <w:p w14:paraId="56F0DA4D" w14:textId="4DEDEDFF" w:rsidR="001472C9" w:rsidRDefault="001472C9" w:rsidP="001472C9">
      <w:r>
        <w:rPr>
          <w:noProof/>
        </w:rPr>
        <w:drawing>
          <wp:inline distT="0" distB="0" distL="0" distR="0" wp14:anchorId="074E649E" wp14:editId="61672B1D">
            <wp:extent cx="1949450" cy="1362710"/>
            <wp:effectExtent l="0" t="0" r="0" b="8890"/>
            <wp:docPr id="658033779" name="Picture 56" descr="Screenshot of a comment on a GitHub issue showing an image, added in the Markdown, of an Octocat smiling and raising a tent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of a comment on a GitHub issue showing an image, added in the Markdown, of an Octocat smiling and raising a tentac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49450" cy="1362710"/>
                    </a:xfrm>
                    <a:prstGeom prst="rect">
                      <a:avLst/>
                    </a:prstGeom>
                    <a:noFill/>
                    <a:ln>
                      <a:noFill/>
                    </a:ln>
                  </pic:spPr>
                </pic:pic>
              </a:graphicData>
            </a:graphic>
          </wp:inline>
        </w:drawing>
      </w:r>
    </w:p>
    <w:p w14:paraId="70F3AFF6" w14:textId="77777777" w:rsidR="001472C9" w:rsidRDefault="001472C9" w:rsidP="001472C9">
      <w:r>
        <w:t>Note that direct weblink and link to your repository path where the image is located can be utilized in this manner.</w:t>
      </w:r>
    </w:p>
    <w:p w14:paraId="5ADD664E" w14:textId="1EC03B2E" w:rsidR="004A6803" w:rsidRPr="00C21CD6" w:rsidRDefault="004A6803" w:rsidP="004A6803">
      <w:pPr>
        <w:rPr>
          <w:rFonts w:asciiTheme="majorHAnsi" w:hAnsiTheme="majorHAnsi" w:cstheme="majorHAnsi"/>
          <w:b/>
          <w:bCs/>
          <w:sz w:val="28"/>
          <w:szCs w:val="28"/>
          <w:u w:val="single"/>
        </w:rPr>
      </w:pPr>
      <w:r>
        <w:rPr>
          <w:rFonts w:asciiTheme="majorHAnsi" w:hAnsiTheme="majorHAnsi" w:cstheme="majorHAnsi"/>
          <w:b/>
          <w:bCs/>
          <w:sz w:val="28"/>
          <w:szCs w:val="28"/>
          <w:u w:val="single"/>
        </w:rPr>
        <w:t xml:space="preserve">Now </w:t>
      </w:r>
      <w:r>
        <w:rPr>
          <w:rFonts w:asciiTheme="majorHAnsi" w:hAnsiTheme="majorHAnsi" w:cstheme="majorHAnsi"/>
          <w:b/>
          <w:bCs/>
          <w:sz w:val="28"/>
          <w:szCs w:val="28"/>
          <w:u w:val="single"/>
        </w:rPr>
        <w:t>What is Git?</w:t>
      </w:r>
    </w:p>
    <w:p w14:paraId="7AAAAB94" w14:textId="77777777" w:rsidR="004A6803" w:rsidRPr="00C273C1" w:rsidRDefault="004A6803" w:rsidP="004A6803">
      <w:pPr>
        <w:rPr>
          <w:rFonts w:cstheme="minorHAnsi"/>
          <w:sz w:val="24"/>
          <w:szCs w:val="24"/>
        </w:rPr>
      </w:pPr>
      <w:r w:rsidRPr="00C273C1">
        <w:rPr>
          <w:rFonts w:cstheme="minorHAnsi"/>
          <w:sz w:val="24"/>
          <w:szCs w:val="24"/>
        </w:rPr>
        <w:t>Git is a very popular version control system.</w:t>
      </w:r>
    </w:p>
    <w:p w14:paraId="00854687" w14:textId="77777777" w:rsidR="004A6803" w:rsidRPr="009F4CFB" w:rsidRDefault="004A6803" w:rsidP="004A6803">
      <w:pPr>
        <w:rPr>
          <w:rFonts w:asciiTheme="majorHAnsi" w:hAnsiTheme="majorHAnsi" w:cstheme="majorHAnsi"/>
          <w:b/>
          <w:bCs/>
          <w:sz w:val="28"/>
          <w:szCs w:val="28"/>
          <w:u w:val="single"/>
        </w:rPr>
      </w:pPr>
      <w:r w:rsidRPr="009F4CFB">
        <w:rPr>
          <w:rFonts w:asciiTheme="majorHAnsi" w:hAnsiTheme="majorHAnsi" w:cstheme="majorHAnsi"/>
          <w:b/>
          <w:bCs/>
          <w:sz w:val="28"/>
          <w:szCs w:val="28"/>
          <w:u w:val="single"/>
        </w:rPr>
        <w:t>What is a Version Control System (VCS)?</w:t>
      </w:r>
    </w:p>
    <w:p w14:paraId="13EF62F7" w14:textId="77777777" w:rsidR="004A6803" w:rsidRDefault="004A6803" w:rsidP="004A6803">
      <w:pPr>
        <w:jc w:val="both"/>
        <w:rPr>
          <w:sz w:val="24"/>
          <w:szCs w:val="24"/>
        </w:rPr>
      </w:pPr>
      <w:r>
        <w:rPr>
          <w:sz w:val="24"/>
          <w:szCs w:val="24"/>
        </w:rPr>
        <w:t>A version control system records the changes made to code, over time, in a database. This database is referred to as the repository. The project history can be viewed here and we can also see who has made what changes, why the changes were made, and when the changes were made. If the project runs into any issues after the changes, it can be reverted back to an older, more stable version.</w:t>
      </w:r>
    </w:p>
    <w:p w14:paraId="61B460DE" w14:textId="77777777" w:rsidR="004A6803" w:rsidRDefault="004A6803" w:rsidP="004A6803">
      <w:pPr>
        <w:jc w:val="both"/>
        <w:rPr>
          <w:sz w:val="24"/>
          <w:szCs w:val="24"/>
        </w:rPr>
      </w:pPr>
      <w:r>
        <w:rPr>
          <w:sz w:val="24"/>
          <w:szCs w:val="24"/>
        </w:rPr>
        <w:t>Without a version control system, a lot of manual work will be needed to maintain versions of the project. This would become even more difficult to manage if multiple people are working on the project on their own PCs.</w:t>
      </w:r>
    </w:p>
    <w:p w14:paraId="5FF50066" w14:textId="77777777" w:rsidR="004A6803" w:rsidRDefault="004A6803" w:rsidP="004A6803">
      <w:pPr>
        <w:jc w:val="both"/>
        <w:rPr>
          <w:sz w:val="24"/>
          <w:szCs w:val="24"/>
        </w:rPr>
      </w:pPr>
      <w:r>
        <w:rPr>
          <w:sz w:val="24"/>
          <w:szCs w:val="24"/>
        </w:rPr>
        <w:t>The two main benefits of using any VCS are:</w:t>
      </w:r>
    </w:p>
    <w:p w14:paraId="551D1FD2" w14:textId="77777777" w:rsidR="004A6803" w:rsidRDefault="004A6803" w:rsidP="004A6803">
      <w:pPr>
        <w:pStyle w:val="ListParagraph"/>
        <w:numPr>
          <w:ilvl w:val="0"/>
          <w:numId w:val="97"/>
        </w:numPr>
        <w:jc w:val="both"/>
        <w:rPr>
          <w:sz w:val="24"/>
          <w:szCs w:val="24"/>
        </w:rPr>
      </w:pPr>
      <w:r>
        <w:rPr>
          <w:sz w:val="24"/>
          <w:szCs w:val="24"/>
        </w:rPr>
        <w:t>Easier to track project history</w:t>
      </w:r>
    </w:p>
    <w:p w14:paraId="595AA22A" w14:textId="77777777" w:rsidR="004A6803" w:rsidRDefault="004A6803" w:rsidP="004A6803">
      <w:pPr>
        <w:pStyle w:val="ListParagraph"/>
        <w:numPr>
          <w:ilvl w:val="0"/>
          <w:numId w:val="97"/>
        </w:numPr>
        <w:jc w:val="both"/>
        <w:rPr>
          <w:sz w:val="24"/>
          <w:szCs w:val="24"/>
        </w:rPr>
      </w:pPr>
      <w:r>
        <w:rPr>
          <w:sz w:val="24"/>
          <w:szCs w:val="24"/>
        </w:rPr>
        <w:t xml:space="preserve">Easier to collaborate on the project </w:t>
      </w:r>
    </w:p>
    <w:p w14:paraId="050C0E29" w14:textId="77777777" w:rsidR="004A6803" w:rsidRDefault="004A6803" w:rsidP="004A6803">
      <w:pPr>
        <w:jc w:val="both"/>
        <w:rPr>
          <w:sz w:val="24"/>
          <w:szCs w:val="24"/>
        </w:rPr>
      </w:pPr>
      <w:r>
        <w:rPr>
          <w:sz w:val="24"/>
          <w:szCs w:val="24"/>
        </w:rPr>
        <w:t>You can have two types of VCS:</w:t>
      </w:r>
    </w:p>
    <w:p w14:paraId="3A87F9C3" w14:textId="77777777" w:rsidR="004A6803" w:rsidRDefault="004A6803" w:rsidP="004A6803">
      <w:pPr>
        <w:pStyle w:val="ListParagraph"/>
        <w:numPr>
          <w:ilvl w:val="0"/>
          <w:numId w:val="98"/>
        </w:numPr>
        <w:jc w:val="both"/>
        <w:rPr>
          <w:sz w:val="24"/>
          <w:szCs w:val="24"/>
        </w:rPr>
      </w:pPr>
      <w:r>
        <w:rPr>
          <w:sz w:val="24"/>
          <w:szCs w:val="24"/>
        </w:rPr>
        <w:t>Distributed</w:t>
      </w:r>
    </w:p>
    <w:p w14:paraId="0D857088" w14:textId="77777777" w:rsidR="004A6803" w:rsidRDefault="004A6803" w:rsidP="004A6803">
      <w:pPr>
        <w:pStyle w:val="ListParagraph"/>
        <w:numPr>
          <w:ilvl w:val="0"/>
          <w:numId w:val="98"/>
        </w:numPr>
        <w:jc w:val="both"/>
        <w:rPr>
          <w:sz w:val="24"/>
          <w:szCs w:val="24"/>
        </w:rPr>
      </w:pPr>
      <w:r>
        <w:rPr>
          <w:sz w:val="24"/>
          <w:szCs w:val="24"/>
        </w:rPr>
        <w:t>Centralized</w:t>
      </w:r>
    </w:p>
    <w:p w14:paraId="533AB7D8" w14:textId="77777777" w:rsidR="004A6803" w:rsidRDefault="004A6803" w:rsidP="004A6803">
      <w:pPr>
        <w:jc w:val="both"/>
        <w:rPr>
          <w:sz w:val="24"/>
          <w:szCs w:val="24"/>
        </w:rPr>
      </w:pPr>
    </w:p>
    <w:p w14:paraId="0EABBA48" w14:textId="77777777" w:rsidR="004A6803" w:rsidRPr="0078505F" w:rsidRDefault="004A6803" w:rsidP="004A6803">
      <w:pPr>
        <w:jc w:val="both"/>
        <w:rPr>
          <w:b/>
          <w:bCs/>
          <w:sz w:val="24"/>
          <w:szCs w:val="24"/>
        </w:rPr>
      </w:pPr>
      <w:r w:rsidRPr="0078505F">
        <w:rPr>
          <w:b/>
          <w:bCs/>
          <w:sz w:val="24"/>
          <w:szCs w:val="24"/>
        </w:rPr>
        <w:lastRenderedPageBreak/>
        <w:t>Distributed Version Control Systems</w:t>
      </w:r>
      <w:r>
        <w:rPr>
          <w:b/>
          <w:bCs/>
          <w:sz w:val="24"/>
          <w:szCs w:val="24"/>
        </w:rPr>
        <w:t>:</w:t>
      </w:r>
    </w:p>
    <w:p w14:paraId="6D160357" w14:textId="77777777" w:rsidR="004A6803" w:rsidRDefault="004A6803" w:rsidP="004A6803">
      <w:pPr>
        <w:jc w:val="both"/>
        <w:rPr>
          <w:sz w:val="24"/>
          <w:szCs w:val="24"/>
        </w:rPr>
      </w:pPr>
      <w:r>
        <w:rPr>
          <w:sz w:val="24"/>
          <w:szCs w:val="24"/>
        </w:rPr>
        <w:t xml:space="preserve">In a distributed VCS, all team members have a copy of their project on their machine. Therefore, each member can save changes to the projects locally. </w:t>
      </w:r>
    </w:p>
    <w:p w14:paraId="008B20BD" w14:textId="77777777" w:rsidR="004A6803" w:rsidRDefault="004A6803" w:rsidP="004A6803">
      <w:pPr>
        <w:jc w:val="both"/>
        <w:rPr>
          <w:sz w:val="24"/>
          <w:szCs w:val="24"/>
        </w:rPr>
      </w:pPr>
      <w:r>
        <w:rPr>
          <w:sz w:val="24"/>
          <w:szCs w:val="24"/>
        </w:rPr>
        <w:t>Git is an example of a Distributed VCS</w:t>
      </w:r>
    </w:p>
    <w:p w14:paraId="74739726" w14:textId="77777777" w:rsidR="004A6803" w:rsidRPr="0078505F" w:rsidRDefault="004A6803" w:rsidP="004A6803">
      <w:pPr>
        <w:jc w:val="both"/>
        <w:rPr>
          <w:b/>
          <w:bCs/>
          <w:sz w:val="24"/>
          <w:szCs w:val="24"/>
        </w:rPr>
      </w:pPr>
      <w:r w:rsidRPr="0078505F">
        <w:rPr>
          <w:b/>
          <w:bCs/>
          <w:sz w:val="24"/>
          <w:szCs w:val="24"/>
        </w:rPr>
        <w:t>Centralized Version Control Systems:</w:t>
      </w:r>
    </w:p>
    <w:p w14:paraId="117A7842" w14:textId="77777777" w:rsidR="004A6803" w:rsidRDefault="004A6803" w:rsidP="004A6803">
      <w:pPr>
        <w:jc w:val="both"/>
        <w:rPr>
          <w:sz w:val="24"/>
          <w:szCs w:val="24"/>
        </w:rPr>
      </w:pPr>
      <w:r>
        <w:rPr>
          <w:sz w:val="24"/>
          <w:szCs w:val="24"/>
        </w:rPr>
        <w:t xml:space="preserve">A central server is present, and all team members have to connect to the central server to get the latest copy of the project code. They then update their changes as a new version on the central server. </w:t>
      </w:r>
    </w:p>
    <w:p w14:paraId="226426C3" w14:textId="77777777" w:rsidR="004A6803" w:rsidRDefault="004A6803" w:rsidP="004A6803">
      <w:pPr>
        <w:jc w:val="both"/>
        <w:rPr>
          <w:sz w:val="24"/>
          <w:szCs w:val="24"/>
        </w:rPr>
      </w:pPr>
      <w:r>
        <w:rPr>
          <w:sz w:val="24"/>
          <w:szCs w:val="24"/>
        </w:rPr>
        <w:t>The disadvantage of a centralized server is the single point of failure. In case of server failure, the team members cannot update their changes to the server, nor can they obtain the recent copy of the project.</w:t>
      </w:r>
    </w:p>
    <w:p w14:paraId="772FD5D0" w14:textId="77777777" w:rsidR="004A6803" w:rsidRDefault="004A6803" w:rsidP="004A6803">
      <w:pPr>
        <w:jc w:val="both"/>
        <w:rPr>
          <w:sz w:val="24"/>
          <w:szCs w:val="24"/>
        </w:rPr>
      </w:pPr>
    </w:p>
    <w:p w14:paraId="012A77A4" w14:textId="77777777" w:rsidR="004A6803" w:rsidRDefault="004A6803" w:rsidP="004A6803">
      <w:pPr>
        <w:jc w:val="both"/>
        <w:rPr>
          <w:sz w:val="24"/>
          <w:szCs w:val="24"/>
        </w:rPr>
      </w:pPr>
      <w:r>
        <w:rPr>
          <w:sz w:val="24"/>
          <w:szCs w:val="24"/>
        </w:rPr>
        <w:t>Now let’s try to install, setup and use Git! Follow the following steps</w:t>
      </w:r>
    </w:p>
    <w:p w14:paraId="553C716B" w14:textId="77777777" w:rsidR="004A6803" w:rsidRDefault="004A6803" w:rsidP="004A6803">
      <w:pPr>
        <w:pStyle w:val="ListParagraph"/>
        <w:numPr>
          <w:ilvl w:val="0"/>
          <w:numId w:val="99"/>
        </w:numPr>
        <w:jc w:val="both"/>
        <w:rPr>
          <w:sz w:val="24"/>
          <w:szCs w:val="24"/>
        </w:rPr>
      </w:pPr>
      <w:r w:rsidRPr="0055080A">
        <w:rPr>
          <w:sz w:val="24"/>
          <w:szCs w:val="24"/>
        </w:rPr>
        <w:t>Download and install the latest version of Git</w:t>
      </w:r>
      <w:r>
        <w:rPr>
          <w:sz w:val="24"/>
          <w:szCs w:val="24"/>
        </w:rPr>
        <w:t xml:space="preserve"> from </w:t>
      </w:r>
      <w:hyperlink r:id="rId60" w:history="1">
        <w:r w:rsidRPr="007A5B80">
          <w:rPr>
            <w:rStyle w:val="Hyperlink"/>
            <w:sz w:val="24"/>
            <w:szCs w:val="24"/>
          </w:rPr>
          <w:t>https://git-scm.com/downloads</w:t>
        </w:r>
      </w:hyperlink>
    </w:p>
    <w:p w14:paraId="0AD80179" w14:textId="77777777" w:rsidR="004A6803" w:rsidRDefault="004A6803" w:rsidP="004A6803">
      <w:pPr>
        <w:pStyle w:val="ListParagraph"/>
        <w:numPr>
          <w:ilvl w:val="0"/>
          <w:numId w:val="99"/>
        </w:numPr>
        <w:rPr>
          <w:sz w:val="24"/>
          <w:szCs w:val="24"/>
        </w:rPr>
      </w:pPr>
      <w:r>
        <w:rPr>
          <w:sz w:val="24"/>
          <w:szCs w:val="24"/>
        </w:rPr>
        <w:t>Make sure it is installed properly in your system by using the following command in your command prompt:</w:t>
      </w:r>
    </w:p>
    <w:p w14:paraId="1BBD379B" w14:textId="77777777" w:rsidR="004A6803" w:rsidRDefault="004A6803" w:rsidP="004A6803">
      <w:pPr>
        <w:pStyle w:val="ListParagraph"/>
        <w:ind w:left="360"/>
        <w:rPr>
          <w:sz w:val="24"/>
          <w:szCs w:val="24"/>
        </w:rPr>
      </w:pPr>
      <w:r w:rsidRPr="00E22549">
        <w:rPr>
          <w:rStyle w:val="HTMLCode"/>
          <w:rFonts w:ascii="Consolas" w:eastAsiaTheme="minorHAnsi" w:hAnsi="Consolas"/>
          <w:color w:val="24292F"/>
          <w:highlight w:val="yellow"/>
          <w:bdr w:val="none" w:sz="0" w:space="0" w:color="auto" w:frame="1"/>
        </w:rPr>
        <w:t xml:space="preserve">git </w:t>
      </w:r>
      <w:r w:rsidRPr="00D646E4">
        <w:rPr>
          <w:rStyle w:val="HTMLCode"/>
          <w:rFonts w:ascii="Consolas" w:eastAsiaTheme="minorHAnsi" w:hAnsi="Consolas"/>
          <w:color w:val="24292F"/>
          <w:highlight w:val="yellow"/>
          <w:bdr w:val="none" w:sz="0" w:space="0" w:color="auto" w:frame="1"/>
        </w:rPr>
        <w:t>--version</w:t>
      </w:r>
    </w:p>
    <w:p w14:paraId="450AF513" w14:textId="77777777" w:rsidR="004A6803" w:rsidRDefault="004A6803" w:rsidP="004A6803">
      <w:pPr>
        <w:pStyle w:val="ListParagraph"/>
        <w:ind w:left="360"/>
        <w:rPr>
          <w:sz w:val="24"/>
          <w:szCs w:val="24"/>
        </w:rPr>
      </w:pPr>
      <w:r>
        <w:rPr>
          <w:noProof/>
        </w:rPr>
        <w:drawing>
          <wp:inline distT="0" distB="0" distL="0" distR="0" wp14:anchorId="12ECBDA0" wp14:editId="1F3355A1">
            <wp:extent cx="2409825" cy="495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09825" cy="495300"/>
                    </a:xfrm>
                    <a:prstGeom prst="rect">
                      <a:avLst/>
                    </a:prstGeom>
                  </pic:spPr>
                </pic:pic>
              </a:graphicData>
            </a:graphic>
          </wp:inline>
        </w:drawing>
      </w:r>
    </w:p>
    <w:p w14:paraId="5068A37B" w14:textId="77777777" w:rsidR="004A6803" w:rsidRPr="00D624A8" w:rsidRDefault="004A6803" w:rsidP="004A6803">
      <w:pPr>
        <w:pStyle w:val="ListParagraph"/>
        <w:numPr>
          <w:ilvl w:val="0"/>
          <w:numId w:val="99"/>
        </w:numPr>
        <w:rPr>
          <w:sz w:val="24"/>
          <w:szCs w:val="24"/>
        </w:rPr>
      </w:pPr>
      <w:r w:rsidRPr="00D624A8">
        <w:rPr>
          <w:sz w:val="24"/>
          <w:szCs w:val="24"/>
        </w:rPr>
        <w:t>Open Git Bash.</w:t>
      </w:r>
    </w:p>
    <w:p w14:paraId="59548DC2" w14:textId="77777777" w:rsidR="004A6803" w:rsidRDefault="004A6803" w:rsidP="004A6803">
      <w:pPr>
        <w:pStyle w:val="ListParagraph"/>
        <w:numPr>
          <w:ilvl w:val="0"/>
          <w:numId w:val="99"/>
        </w:numPr>
        <w:jc w:val="both"/>
        <w:rPr>
          <w:sz w:val="24"/>
          <w:szCs w:val="24"/>
        </w:rPr>
      </w:pPr>
      <w:r>
        <w:rPr>
          <w:noProof/>
        </w:rPr>
        <w:drawing>
          <wp:anchor distT="0" distB="0" distL="114300" distR="114300" simplePos="0" relativeHeight="251662336" behindDoc="0" locked="0" layoutInCell="1" allowOverlap="1" wp14:anchorId="0F68C54D" wp14:editId="4165DD36">
            <wp:simplePos x="0" y="0"/>
            <wp:positionH relativeFrom="column">
              <wp:posOffset>4733925</wp:posOffset>
            </wp:positionH>
            <wp:positionV relativeFrom="paragraph">
              <wp:posOffset>17780</wp:posOffset>
            </wp:positionV>
            <wp:extent cx="1842770" cy="4124325"/>
            <wp:effectExtent l="0" t="0" r="5080" b="9525"/>
            <wp:wrapNone/>
            <wp:docPr id="2" name="Picture 2" descr="Settings icon in the user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tings icon in the user ba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42770" cy="4124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24A8">
        <w:rPr>
          <w:sz w:val="24"/>
          <w:szCs w:val="24"/>
        </w:rPr>
        <w:t>Set a Git username</w:t>
      </w:r>
      <w:r>
        <w:rPr>
          <w:sz w:val="24"/>
          <w:szCs w:val="24"/>
        </w:rPr>
        <w:t xml:space="preserve"> using the following command:</w:t>
      </w:r>
    </w:p>
    <w:p w14:paraId="1BCF30C8" w14:textId="77777777" w:rsidR="004A6803" w:rsidRDefault="004A6803" w:rsidP="004A6803">
      <w:pPr>
        <w:pStyle w:val="ListParagraph"/>
        <w:ind w:left="360"/>
        <w:jc w:val="both"/>
        <w:rPr>
          <w:rStyle w:val="HTMLCode"/>
          <w:rFonts w:ascii="Consolas" w:eastAsiaTheme="minorHAnsi" w:hAnsi="Consolas"/>
          <w:color w:val="24292F"/>
          <w:bdr w:val="none" w:sz="0" w:space="0" w:color="auto" w:frame="1"/>
        </w:rPr>
      </w:pPr>
      <w:r w:rsidRPr="00E22549">
        <w:rPr>
          <w:rStyle w:val="HTMLCode"/>
          <w:rFonts w:ascii="Consolas" w:eastAsiaTheme="minorHAnsi" w:hAnsi="Consolas"/>
          <w:color w:val="24292F"/>
          <w:highlight w:val="yellow"/>
          <w:bdr w:val="none" w:sz="0" w:space="0" w:color="auto" w:frame="1"/>
        </w:rPr>
        <w:t>git config --global user.name "</w:t>
      </w:r>
      <w:r w:rsidRPr="00E22549">
        <w:rPr>
          <w:rStyle w:val="Emphasis"/>
          <w:rFonts w:ascii="Consolas" w:hAnsi="Consolas"/>
          <w:color w:val="24292F"/>
          <w:highlight w:val="yellow"/>
          <w:bdr w:val="none" w:sz="0" w:space="0" w:color="auto" w:frame="1"/>
        </w:rPr>
        <w:t>Your Name</w:t>
      </w:r>
      <w:r w:rsidRPr="00E22549">
        <w:rPr>
          <w:rStyle w:val="HTMLCode"/>
          <w:rFonts w:ascii="Consolas" w:eastAsiaTheme="minorHAnsi" w:hAnsi="Consolas"/>
          <w:color w:val="24292F"/>
          <w:highlight w:val="yellow"/>
          <w:bdr w:val="none" w:sz="0" w:space="0" w:color="auto" w:frame="1"/>
        </w:rPr>
        <w:t>"</w:t>
      </w:r>
    </w:p>
    <w:p w14:paraId="768F324F" w14:textId="77777777" w:rsidR="004A6803" w:rsidRPr="00E22549" w:rsidRDefault="004A6803" w:rsidP="004A6803">
      <w:pPr>
        <w:pStyle w:val="ListParagraph"/>
        <w:ind w:left="360"/>
        <w:jc w:val="both"/>
        <w:rPr>
          <w:sz w:val="24"/>
          <w:szCs w:val="24"/>
        </w:rPr>
      </w:pPr>
    </w:p>
    <w:p w14:paraId="6E89EFBE" w14:textId="77777777" w:rsidR="004A6803" w:rsidRDefault="004A6803" w:rsidP="004A6803">
      <w:pPr>
        <w:pStyle w:val="ListParagraph"/>
        <w:numPr>
          <w:ilvl w:val="0"/>
          <w:numId w:val="99"/>
        </w:numPr>
        <w:jc w:val="both"/>
        <w:rPr>
          <w:sz w:val="24"/>
          <w:szCs w:val="24"/>
        </w:rPr>
      </w:pPr>
      <w:r w:rsidRPr="00D624A8">
        <w:rPr>
          <w:sz w:val="24"/>
          <w:szCs w:val="24"/>
        </w:rPr>
        <w:t>Confirm that you have set the Git username correctly:</w:t>
      </w:r>
    </w:p>
    <w:p w14:paraId="3CBF2D5B" w14:textId="77777777" w:rsidR="004A6803" w:rsidRDefault="004A6803" w:rsidP="004A6803">
      <w:pPr>
        <w:pStyle w:val="ListParagraph"/>
        <w:ind w:left="360"/>
        <w:jc w:val="both"/>
        <w:rPr>
          <w:rStyle w:val="HTMLCode"/>
          <w:rFonts w:ascii="Consolas" w:eastAsiaTheme="minorHAnsi" w:hAnsi="Consolas"/>
          <w:color w:val="24292F"/>
          <w:bdr w:val="none" w:sz="0" w:space="0" w:color="auto" w:frame="1"/>
        </w:rPr>
      </w:pPr>
      <w:r w:rsidRPr="00E22549">
        <w:rPr>
          <w:rStyle w:val="HTMLCode"/>
          <w:rFonts w:ascii="Consolas" w:eastAsiaTheme="minorHAnsi" w:hAnsi="Consolas"/>
          <w:color w:val="24292F"/>
          <w:highlight w:val="yellow"/>
          <w:bdr w:val="none" w:sz="0" w:space="0" w:color="auto" w:frame="1"/>
        </w:rPr>
        <w:t>git config --global user.name</w:t>
      </w:r>
    </w:p>
    <w:p w14:paraId="0D3BD41A" w14:textId="77777777" w:rsidR="004A6803" w:rsidRPr="00E22549" w:rsidRDefault="004A6803" w:rsidP="004A6803">
      <w:pPr>
        <w:pStyle w:val="ListParagraph"/>
        <w:ind w:left="360"/>
        <w:jc w:val="both"/>
        <w:rPr>
          <w:sz w:val="24"/>
          <w:szCs w:val="24"/>
        </w:rPr>
      </w:pPr>
    </w:p>
    <w:p w14:paraId="4B44AD54" w14:textId="77777777" w:rsidR="004A6803" w:rsidRDefault="004A6803" w:rsidP="004A6803">
      <w:pPr>
        <w:pStyle w:val="ListParagraph"/>
        <w:numPr>
          <w:ilvl w:val="0"/>
          <w:numId w:val="99"/>
        </w:numPr>
        <w:jc w:val="both"/>
        <w:rPr>
          <w:sz w:val="24"/>
          <w:szCs w:val="24"/>
        </w:rPr>
      </w:pPr>
      <w:r w:rsidRPr="000D692C">
        <w:rPr>
          <w:sz w:val="24"/>
          <w:szCs w:val="24"/>
        </w:rPr>
        <w:t>Set an email address in Git</w:t>
      </w:r>
      <w:r>
        <w:rPr>
          <w:sz w:val="24"/>
          <w:szCs w:val="24"/>
        </w:rPr>
        <w:t xml:space="preserve"> using the following command:</w:t>
      </w:r>
    </w:p>
    <w:p w14:paraId="24BA5F16" w14:textId="77777777" w:rsidR="004A6803" w:rsidRDefault="004A6803" w:rsidP="004A6803">
      <w:pPr>
        <w:pStyle w:val="ListParagraph"/>
        <w:ind w:left="360"/>
        <w:jc w:val="both"/>
        <w:rPr>
          <w:rStyle w:val="HTMLCode"/>
          <w:rFonts w:ascii="Consolas" w:eastAsiaTheme="minorHAnsi" w:hAnsi="Consolas"/>
          <w:color w:val="24292F"/>
          <w:bdr w:val="none" w:sz="0" w:space="0" w:color="auto" w:frame="1"/>
        </w:rPr>
      </w:pPr>
      <w:r w:rsidRPr="000D692C">
        <w:rPr>
          <w:rStyle w:val="HTMLCode"/>
          <w:rFonts w:ascii="Consolas" w:eastAsiaTheme="minorHAnsi" w:hAnsi="Consolas"/>
          <w:color w:val="24292F"/>
          <w:highlight w:val="yellow"/>
          <w:bdr w:val="none" w:sz="0" w:space="0" w:color="auto" w:frame="1"/>
        </w:rPr>
        <w:t xml:space="preserve">git config --global </w:t>
      </w:r>
      <w:proofErr w:type="spellStart"/>
      <w:r w:rsidRPr="000D692C">
        <w:rPr>
          <w:rStyle w:val="HTMLCode"/>
          <w:rFonts w:ascii="Consolas" w:eastAsiaTheme="minorHAnsi" w:hAnsi="Consolas"/>
          <w:color w:val="24292F"/>
          <w:highlight w:val="yellow"/>
          <w:bdr w:val="none" w:sz="0" w:space="0" w:color="auto" w:frame="1"/>
        </w:rPr>
        <w:t>user.email</w:t>
      </w:r>
      <w:proofErr w:type="spellEnd"/>
      <w:r w:rsidRPr="000D692C">
        <w:rPr>
          <w:rStyle w:val="HTMLCode"/>
          <w:rFonts w:ascii="Consolas" w:eastAsiaTheme="minorHAnsi" w:hAnsi="Consolas"/>
          <w:color w:val="24292F"/>
          <w:highlight w:val="yellow"/>
          <w:bdr w:val="none" w:sz="0" w:space="0" w:color="auto" w:frame="1"/>
        </w:rPr>
        <w:t xml:space="preserve"> "</w:t>
      </w:r>
      <w:r w:rsidRPr="000D692C">
        <w:rPr>
          <w:rStyle w:val="Emphasis"/>
          <w:rFonts w:ascii="Consolas" w:hAnsi="Consolas"/>
          <w:color w:val="24292F"/>
          <w:highlight w:val="yellow"/>
          <w:bdr w:val="none" w:sz="0" w:space="0" w:color="auto" w:frame="1"/>
        </w:rPr>
        <w:t>email@example.com</w:t>
      </w:r>
      <w:r w:rsidRPr="000D692C">
        <w:rPr>
          <w:rStyle w:val="HTMLCode"/>
          <w:rFonts w:ascii="Consolas" w:eastAsiaTheme="minorHAnsi" w:hAnsi="Consolas"/>
          <w:color w:val="24292F"/>
          <w:highlight w:val="yellow"/>
          <w:bdr w:val="none" w:sz="0" w:space="0" w:color="auto" w:frame="1"/>
        </w:rPr>
        <w:t>"</w:t>
      </w:r>
    </w:p>
    <w:p w14:paraId="1CDE943A" w14:textId="77777777" w:rsidR="004A6803" w:rsidRPr="000D692C" w:rsidRDefault="004A6803" w:rsidP="004A6803">
      <w:pPr>
        <w:pStyle w:val="ListParagraph"/>
        <w:ind w:left="360"/>
        <w:jc w:val="both"/>
        <w:rPr>
          <w:sz w:val="24"/>
          <w:szCs w:val="24"/>
        </w:rPr>
      </w:pPr>
    </w:p>
    <w:p w14:paraId="21E9489E" w14:textId="77777777" w:rsidR="004A6803" w:rsidRDefault="004A6803" w:rsidP="004A6803">
      <w:pPr>
        <w:pStyle w:val="ListParagraph"/>
        <w:numPr>
          <w:ilvl w:val="0"/>
          <w:numId w:val="99"/>
        </w:numPr>
        <w:jc w:val="both"/>
        <w:rPr>
          <w:sz w:val="24"/>
          <w:szCs w:val="24"/>
        </w:rPr>
      </w:pPr>
      <w:r>
        <w:rPr>
          <w:sz w:val="24"/>
          <w:szCs w:val="24"/>
        </w:rPr>
        <w:t>Confirm that you have set the email address correctly:</w:t>
      </w:r>
    </w:p>
    <w:p w14:paraId="0D939D2F" w14:textId="77777777" w:rsidR="004A6803" w:rsidRPr="000D692C" w:rsidRDefault="004A6803" w:rsidP="004A6803">
      <w:pPr>
        <w:pStyle w:val="ListParagraph"/>
        <w:ind w:left="360"/>
        <w:jc w:val="both"/>
        <w:rPr>
          <w:sz w:val="24"/>
          <w:szCs w:val="24"/>
        </w:rPr>
      </w:pPr>
      <w:r w:rsidRPr="000D692C">
        <w:rPr>
          <w:rStyle w:val="HTMLCode"/>
          <w:rFonts w:ascii="Consolas" w:eastAsiaTheme="minorHAnsi" w:hAnsi="Consolas"/>
          <w:color w:val="24292F"/>
          <w:highlight w:val="yellow"/>
          <w:bdr w:val="none" w:sz="0" w:space="0" w:color="auto" w:frame="1"/>
        </w:rPr>
        <w:t xml:space="preserve">git config --global </w:t>
      </w:r>
      <w:proofErr w:type="spellStart"/>
      <w:r w:rsidRPr="000D692C">
        <w:rPr>
          <w:rStyle w:val="HTMLCode"/>
          <w:rFonts w:ascii="Consolas" w:eastAsiaTheme="minorHAnsi" w:hAnsi="Consolas"/>
          <w:color w:val="24292F"/>
          <w:highlight w:val="yellow"/>
          <w:bdr w:val="none" w:sz="0" w:space="0" w:color="auto" w:frame="1"/>
        </w:rPr>
        <w:t>user.email</w:t>
      </w:r>
      <w:proofErr w:type="spellEnd"/>
    </w:p>
    <w:p w14:paraId="7301C7FF" w14:textId="77777777" w:rsidR="004A6803" w:rsidRDefault="004A6803" w:rsidP="004A6803">
      <w:pPr>
        <w:pStyle w:val="ListParagraph"/>
        <w:ind w:left="360"/>
        <w:jc w:val="both"/>
        <w:rPr>
          <w:sz w:val="24"/>
          <w:szCs w:val="24"/>
        </w:rPr>
      </w:pPr>
    </w:p>
    <w:p w14:paraId="26627D1F" w14:textId="77777777" w:rsidR="004A6803" w:rsidRDefault="004A6803" w:rsidP="004A6803">
      <w:pPr>
        <w:pStyle w:val="ListParagraph"/>
        <w:numPr>
          <w:ilvl w:val="0"/>
          <w:numId w:val="99"/>
        </w:numPr>
        <w:jc w:val="both"/>
        <w:rPr>
          <w:sz w:val="24"/>
          <w:szCs w:val="24"/>
        </w:rPr>
      </w:pPr>
      <w:r w:rsidRPr="000D692C">
        <w:rPr>
          <w:sz w:val="24"/>
          <w:szCs w:val="24"/>
        </w:rPr>
        <w:t>Add the email address to your account on GitHub, so that your commits</w:t>
      </w:r>
    </w:p>
    <w:p w14:paraId="2B66CEED" w14:textId="77777777" w:rsidR="004A6803" w:rsidRDefault="004A6803" w:rsidP="004A6803">
      <w:pPr>
        <w:pStyle w:val="ListParagraph"/>
        <w:ind w:left="360"/>
        <w:jc w:val="both"/>
        <w:rPr>
          <w:sz w:val="24"/>
          <w:szCs w:val="24"/>
        </w:rPr>
      </w:pPr>
      <w:r w:rsidRPr="000D692C">
        <w:rPr>
          <w:sz w:val="24"/>
          <w:szCs w:val="24"/>
        </w:rPr>
        <w:t>are attributed to you and appear in your contributions graph.</w:t>
      </w:r>
      <w:r>
        <w:rPr>
          <w:sz w:val="24"/>
          <w:szCs w:val="24"/>
        </w:rPr>
        <w:t xml:space="preserve"> </w:t>
      </w:r>
    </w:p>
    <w:p w14:paraId="221D2A93" w14:textId="77777777" w:rsidR="004A6803" w:rsidRDefault="004A6803" w:rsidP="004A6803">
      <w:pPr>
        <w:pStyle w:val="ListParagraph"/>
        <w:ind w:left="360"/>
        <w:jc w:val="both"/>
        <w:rPr>
          <w:sz w:val="24"/>
          <w:szCs w:val="24"/>
        </w:rPr>
      </w:pPr>
      <w:r>
        <w:rPr>
          <w:sz w:val="24"/>
          <w:szCs w:val="24"/>
        </w:rPr>
        <w:t>We will need this later. On your GitHub account:</w:t>
      </w:r>
    </w:p>
    <w:p w14:paraId="53F70006" w14:textId="77777777" w:rsidR="004A6803" w:rsidRDefault="004A6803" w:rsidP="004A6803">
      <w:pPr>
        <w:pStyle w:val="ListParagraph"/>
        <w:numPr>
          <w:ilvl w:val="1"/>
          <w:numId w:val="99"/>
        </w:numPr>
        <w:jc w:val="both"/>
        <w:rPr>
          <w:sz w:val="24"/>
          <w:szCs w:val="24"/>
        </w:rPr>
      </w:pPr>
      <w:r w:rsidRPr="00CE347B">
        <w:rPr>
          <w:sz w:val="24"/>
          <w:szCs w:val="24"/>
        </w:rPr>
        <w:t xml:space="preserve">In the upper-right corner of any page, click your profile photo, </w:t>
      </w:r>
    </w:p>
    <w:p w14:paraId="45C8CFFA" w14:textId="77777777" w:rsidR="004A6803" w:rsidRDefault="004A6803" w:rsidP="004A6803">
      <w:pPr>
        <w:pStyle w:val="ListParagraph"/>
        <w:ind w:left="1080"/>
        <w:jc w:val="both"/>
        <w:rPr>
          <w:noProof/>
        </w:rPr>
      </w:pPr>
      <w:r w:rsidRPr="00CE347B">
        <w:rPr>
          <w:sz w:val="24"/>
          <w:szCs w:val="24"/>
        </w:rPr>
        <w:t>then click </w:t>
      </w:r>
      <w:r w:rsidRPr="00CE347B">
        <w:rPr>
          <w:b/>
          <w:bCs/>
          <w:sz w:val="24"/>
          <w:szCs w:val="24"/>
        </w:rPr>
        <w:t>Settings</w:t>
      </w:r>
      <w:r w:rsidRPr="00CE347B">
        <w:rPr>
          <w:sz w:val="24"/>
          <w:szCs w:val="24"/>
        </w:rPr>
        <w:t>.</w:t>
      </w:r>
      <w:r w:rsidRPr="00CE347B">
        <w:rPr>
          <w:noProof/>
        </w:rPr>
        <w:t xml:space="preserve"> </w:t>
      </w:r>
    </w:p>
    <w:p w14:paraId="43DF95F1" w14:textId="77777777" w:rsidR="004A6803" w:rsidRPr="002E649E" w:rsidRDefault="004A6803" w:rsidP="004A6803">
      <w:pPr>
        <w:pStyle w:val="ListParagraph"/>
        <w:numPr>
          <w:ilvl w:val="1"/>
          <w:numId w:val="99"/>
        </w:numPr>
        <w:jc w:val="both"/>
        <w:rPr>
          <w:rFonts w:cstheme="minorHAnsi"/>
          <w:color w:val="000000" w:themeColor="text1"/>
          <w:sz w:val="24"/>
          <w:szCs w:val="24"/>
        </w:rPr>
      </w:pPr>
      <w:r w:rsidRPr="002E649E">
        <w:rPr>
          <w:rFonts w:eastAsia="Times New Roman" w:cstheme="minorHAnsi"/>
          <w:color w:val="000000" w:themeColor="text1"/>
          <w:sz w:val="24"/>
          <w:szCs w:val="24"/>
        </w:rPr>
        <w:lastRenderedPageBreak/>
        <w:t>In the "Access" section of the sidebar, click Emails.</w:t>
      </w:r>
    </w:p>
    <w:p w14:paraId="73881C82" w14:textId="77777777" w:rsidR="004A6803" w:rsidRDefault="004A6803" w:rsidP="004A6803">
      <w:pPr>
        <w:pStyle w:val="ListParagraph"/>
        <w:numPr>
          <w:ilvl w:val="1"/>
          <w:numId w:val="99"/>
        </w:numPr>
        <w:jc w:val="both"/>
        <w:rPr>
          <w:sz w:val="24"/>
          <w:szCs w:val="24"/>
        </w:rPr>
      </w:pPr>
      <w:r w:rsidRPr="00D44A18">
        <w:rPr>
          <w:sz w:val="24"/>
          <w:szCs w:val="24"/>
        </w:rPr>
        <w:t>In "Add email address", type your email address and click </w:t>
      </w:r>
      <w:r w:rsidRPr="00D44A18">
        <w:rPr>
          <w:b/>
          <w:bCs/>
          <w:sz w:val="24"/>
          <w:szCs w:val="24"/>
        </w:rPr>
        <w:t>Add</w:t>
      </w:r>
      <w:r w:rsidRPr="00D44A18">
        <w:rPr>
          <w:sz w:val="24"/>
          <w:szCs w:val="24"/>
        </w:rPr>
        <w:t>.</w:t>
      </w:r>
    </w:p>
    <w:p w14:paraId="47BA9EE3" w14:textId="77777777" w:rsidR="004A6803" w:rsidRDefault="004A6803" w:rsidP="004A6803">
      <w:pPr>
        <w:pStyle w:val="ListParagraph"/>
        <w:numPr>
          <w:ilvl w:val="1"/>
          <w:numId w:val="99"/>
        </w:numPr>
        <w:jc w:val="both"/>
        <w:rPr>
          <w:sz w:val="24"/>
          <w:szCs w:val="24"/>
        </w:rPr>
      </w:pPr>
      <w:r>
        <w:rPr>
          <w:sz w:val="24"/>
          <w:szCs w:val="24"/>
        </w:rPr>
        <w:t>Verify your email address.</w:t>
      </w:r>
    </w:p>
    <w:p w14:paraId="5D6E4773" w14:textId="77777777" w:rsidR="004A6803" w:rsidRDefault="004A6803" w:rsidP="004A6803">
      <w:pPr>
        <w:pStyle w:val="ListParagraph"/>
        <w:numPr>
          <w:ilvl w:val="1"/>
          <w:numId w:val="99"/>
        </w:numPr>
        <w:jc w:val="both"/>
        <w:rPr>
          <w:sz w:val="24"/>
          <w:szCs w:val="24"/>
        </w:rPr>
      </w:pPr>
      <w:r w:rsidRPr="00473D1B">
        <w:rPr>
          <w:sz w:val="24"/>
          <w:szCs w:val="24"/>
        </w:rPr>
        <w:t xml:space="preserve">In the "Primary email address" list, select the email address </w:t>
      </w:r>
    </w:p>
    <w:p w14:paraId="6AB7F093" w14:textId="77777777" w:rsidR="004A6803" w:rsidRDefault="004A6803" w:rsidP="004A6803">
      <w:pPr>
        <w:pStyle w:val="ListParagraph"/>
        <w:ind w:left="1080"/>
        <w:jc w:val="both"/>
        <w:rPr>
          <w:sz w:val="24"/>
          <w:szCs w:val="24"/>
        </w:rPr>
      </w:pPr>
      <w:r w:rsidRPr="00473D1B">
        <w:rPr>
          <w:sz w:val="24"/>
          <w:szCs w:val="24"/>
        </w:rPr>
        <w:t>you'd like to associate with your web-based Git operations.</w:t>
      </w:r>
    </w:p>
    <w:p w14:paraId="2D952386" w14:textId="77777777" w:rsidR="004A6803" w:rsidRDefault="004A6803" w:rsidP="004A6803">
      <w:pPr>
        <w:pStyle w:val="ListParagraph"/>
        <w:numPr>
          <w:ilvl w:val="0"/>
          <w:numId w:val="99"/>
        </w:numPr>
        <w:jc w:val="both"/>
        <w:rPr>
          <w:sz w:val="24"/>
          <w:szCs w:val="24"/>
        </w:rPr>
      </w:pPr>
      <w:r>
        <w:rPr>
          <w:sz w:val="24"/>
          <w:szCs w:val="24"/>
        </w:rPr>
        <w:t>In the command prompt (or Git Bash) browse to the directory that you wish the create the repository in. You can do this by typing:</w:t>
      </w:r>
    </w:p>
    <w:p w14:paraId="4D80A9A4" w14:textId="77777777" w:rsidR="004A6803" w:rsidRDefault="004A6803" w:rsidP="004A6803">
      <w:pPr>
        <w:pStyle w:val="ListParagraph"/>
        <w:ind w:left="360"/>
        <w:jc w:val="both"/>
        <w:rPr>
          <w:rStyle w:val="HTMLCode"/>
          <w:rFonts w:ascii="Consolas" w:eastAsiaTheme="minorHAnsi" w:hAnsi="Consolas"/>
          <w:color w:val="24292F"/>
          <w:bdr w:val="none" w:sz="0" w:space="0" w:color="auto" w:frame="1"/>
        </w:rPr>
      </w:pPr>
      <w:r>
        <w:rPr>
          <w:rStyle w:val="HTMLCode"/>
          <w:rFonts w:ascii="Consolas" w:eastAsiaTheme="minorHAnsi" w:hAnsi="Consolas"/>
          <w:color w:val="24292F"/>
          <w:highlight w:val="yellow"/>
          <w:bdr w:val="none" w:sz="0" w:space="0" w:color="auto" w:frame="1"/>
        </w:rPr>
        <w:t>cd &lt;directory path here&gt;</w:t>
      </w:r>
    </w:p>
    <w:p w14:paraId="5BF8C9E0" w14:textId="77777777" w:rsidR="004A6803" w:rsidRDefault="004A6803" w:rsidP="004A6803">
      <w:pPr>
        <w:pStyle w:val="ListParagraph"/>
        <w:ind w:left="360"/>
        <w:jc w:val="both"/>
        <w:rPr>
          <w:sz w:val="24"/>
          <w:szCs w:val="24"/>
        </w:rPr>
      </w:pPr>
    </w:p>
    <w:p w14:paraId="72657349" w14:textId="77777777" w:rsidR="004A6803" w:rsidRDefault="004A6803" w:rsidP="004A6803">
      <w:pPr>
        <w:pStyle w:val="ListParagraph"/>
        <w:numPr>
          <w:ilvl w:val="0"/>
          <w:numId w:val="99"/>
        </w:numPr>
        <w:jc w:val="both"/>
        <w:rPr>
          <w:sz w:val="24"/>
          <w:szCs w:val="24"/>
        </w:rPr>
      </w:pPr>
      <w:r>
        <w:rPr>
          <w:sz w:val="24"/>
          <w:szCs w:val="24"/>
        </w:rPr>
        <w:t>Type the following to create a repository in the location:</w:t>
      </w:r>
    </w:p>
    <w:p w14:paraId="39049A5A" w14:textId="77777777" w:rsidR="004A6803" w:rsidRDefault="004A6803" w:rsidP="004A6803">
      <w:pPr>
        <w:pStyle w:val="ListParagraph"/>
        <w:ind w:left="360"/>
        <w:jc w:val="both"/>
        <w:rPr>
          <w:sz w:val="24"/>
          <w:szCs w:val="24"/>
        </w:rPr>
      </w:pPr>
      <w:r w:rsidRPr="000D692C">
        <w:rPr>
          <w:rStyle w:val="HTMLCode"/>
          <w:rFonts w:ascii="Consolas" w:eastAsiaTheme="minorHAnsi" w:hAnsi="Consolas"/>
          <w:color w:val="24292F"/>
          <w:highlight w:val="yellow"/>
          <w:bdr w:val="none" w:sz="0" w:space="0" w:color="auto" w:frame="1"/>
        </w:rPr>
        <w:t xml:space="preserve">git </w:t>
      </w:r>
      <w:proofErr w:type="spellStart"/>
      <w:r w:rsidRPr="000D692C">
        <w:rPr>
          <w:rStyle w:val="HTMLCode"/>
          <w:rFonts w:ascii="Consolas" w:eastAsiaTheme="minorHAnsi" w:hAnsi="Consolas"/>
          <w:color w:val="24292F"/>
          <w:highlight w:val="yellow"/>
          <w:bdr w:val="none" w:sz="0" w:space="0" w:color="auto" w:frame="1"/>
        </w:rPr>
        <w:t>i</w:t>
      </w:r>
      <w:r>
        <w:rPr>
          <w:rStyle w:val="HTMLCode"/>
          <w:rFonts w:ascii="Consolas" w:eastAsiaTheme="minorHAnsi" w:hAnsi="Consolas"/>
          <w:color w:val="24292F"/>
          <w:highlight w:val="yellow"/>
          <w:bdr w:val="none" w:sz="0" w:space="0" w:color="auto" w:frame="1"/>
        </w:rPr>
        <w:t>nit</w:t>
      </w:r>
      <w:proofErr w:type="spellEnd"/>
    </w:p>
    <w:p w14:paraId="00A238A7" w14:textId="77777777" w:rsidR="004A6803" w:rsidRDefault="004A6803" w:rsidP="004A6803">
      <w:pPr>
        <w:pStyle w:val="ListParagraph"/>
        <w:ind w:left="360"/>
        <w:jc w:val="both"/>
        <w:rPr>
          <w:sz w:val="24"/>
          <w:szCs w:val="24"/>
        </w:rPr>
      </w:pPr>
      <w:r>
        <w:rPr>
          <w:noProof/>
        </w:rPr>
        <w:drawing>
          <wp:inline distT="0" distB="0" distL="0" distR="0" wp14:anchorId="7BE429F8" wp14:editId="7B2B08A0">
            <wp:extent cx="5848350" cy="742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48350" cy="742950"/>
                    </a:xfrm>
                    <a:prstGeom prst="rect">
                      <a:avLst/>
                    </a:prstGeom>
                  </pic:spPr>
                </pic:pic>
              </a:graphicData>
            </a:graphic>
          </wp:inline>
        </w:drawing>
      </w:r>
    </w:p>
    <w:p w14:paraId="6A641CDB" w14:textId="77777777" w:rsidR="004A6803" w:rsidRDefault="004A6803" w:rsidP="004A6803">
      <w:pPr>
        <w:pStyle w:val="ListParagraph"/>
        <w:ind w:left="360"/>
        <w:jc w:val="both"/>
        <w:rPr>
          <w:sz w:val="24"/>
          <w:szCs w:val="24"/>
        </w:rPr>
      </w:pPr>
    </w:p>
    <w:p w14:paraId="1DB3F4A0" w14:textId="77777777" w:rsidR="004A6803" w:rsidRDefault="004A6803" w:rsidP="004A6803">
      <w:pPr>
        <w:pStyle w:val="ListParagraph"/>
        <w:numPr>
          <w:ilvl w:val="0"/>
          <w:numId w:val="99"/>
        </w:numPr>
        <w:jc w:val="both"/>
        <w:rPr>
          <w:sz w:val="24"/>
          <w:szCs w:val="24"/>
        </w:rPr>
      </w:pPr>
      <w:r>
        <w:rPr>
          <w:sz w:val="24"/>
          <w:szCs w:val="24"/>
        </w:rPr>
        <w:t>You can check the status of your repository by using the following command:</w:t>
      </w:r>
    </w:p>
    <w:p w14:paraId="1BBC4EC2" w14:textId="77777777" w:rsidR="004A6803" w:rsidRDefault="004A6803" w:rsidP="004A6803">
      <w:pPr>
        <w:pStyle w:val="ListParagraph"/>
        <w:ind w:left="360"/>
        <w:jc w:val="both"/>
        <w:rPr>
          <w:sz w:val="24"/>
          <w:szCs w:val="24"/>
        </w:rPr>
      </w:pPr>
      <w:r w:rsidRPr="000D692C">
        <w:rPr>
          <w:rStyle w:val="HTMLCode"/>
          <w:rFonts w:ascii="Consolas" w:eastAsiaTheme="minorHAnsi" w:hAnsi="Consolas"/>
          <w:color w:val="24292F"/>
          <w:highlight w:val="yellow"/>
          <w:bdr w:val="none" w:sz="0" w:space="0" w:color="auto" w:frame="1"/>
        </w:rPr>
        <w:t>git</w:t>
      </w:r>
      <w:r w:rsidRPr="00161EED">
        <w:rPr>
          <w:rStyle w:val="HTMLCode"/>
          <w:rFonts w:ascii="Consolas" w:eastAsiaTheme="minorHAnsi" w:hAnsi="Consolas"/>
          <w:color w:val="24292F"/>
          <w:highlight w:val="yellow"/>
          <w:bdr w:val="none" w:sz="0" w:space="0" w:color="auto" w:frame="1"/>
        </w:rPr>
        <w:t xml:space="preserve"> status</w:t>
      </w:r>
    </w:p>
    <w:p w14:paraId="22261789" w14:textId="77777777" w:rsidR="004A6803" w:rsidRDefault="004A6803" w:rsidP="004A6803">
      <w:pPr>
        <w:pStyle w:val="ListParagraph"/>
        <w:ind w:left="360"/>
        <w:jc w:val="both"/>
        <w:rPr>
          <w:sz w:val="24"/>
          <w:szCs w:val="24"/>
        </w:rPr>
      </w:pPr>
      <w:r>
        <w:rPr>
          <w:noProof/>
        </w:rPr>
        <w:drawing>
          <wp:inline distT="0" distB="0" distL="0" distR="0" wp14:anchorId="3CF6D3F1" wp14:editId="642D9B17">
            <wp:extent cx="5867400"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67400" cy="2362200"/>
                    </a:xfrm>
                    <a:prstGeom prst="rect">
                      <a:avLst/>
                    </a:prstGeom>
                  </pic:spPr>
                </pic:pic>
              </a:graphicData>
            </a:graphic>
          </wp:inline>
        </w:drawing>
      </w:r>
    </w:p>
    <w:p w14:paraId="2A6198F2" w14:textId="77777777" w:rsidR="004A6803" w:rsidRPr="00161EED" w:rsidRDefault="004A6803" w:rsidP="004A6803">
      <w:pPr>
        <w:pStyle w:val="ListParagraph"/>
        <w:ind w:left="360"/>
        <w:jc w:val="both"/>
        <w:rPr>
          <w:sz w:val="24"/>
          <w:szCs w:val="24"/>
        </w:rPr>
      </w:pPr>
    </w:p>
    <w:p w14:paraId="7D353BE6" w14:textId="77777777" w:rsidR="004A6803" w:rsidRDefault="004A6803" w:rsidP="004A6803">
      <w:pPr>
        <w:pStyle w:val="ListParagraph"/>
        <w:numPr>
          <w:ilvl w:val="0"/>
          <w:numId w:val="99"/>
        </w:numPr>
        <w:jc w:val="both"/>
        <w:rPr>
          <w:sz w:val="24"/>
          <w:szCs w:val="24"/>
        </w:rPr>
      </w:pPr>
      <w:r>
        <w:rPr>
          <w:sz w:val="24"/>
          <w:szCs w:val="24"/>
        </w:rPr>
        <w:t>Before we can commit files to Git, we must first stage them. In order to stage the files, we use the following command:</w:t>
      </w:r>
    </w:p>
    <w:p w14:paraId="7E47EB66" w14:textId="77777777" w:rsidR="004A6803" w:rsidRDefault="004A6803" w:rsidP="004A6803">
      <w:pPr>
        <w:pStyle w:val="ListParagraph"/>
        <w:ind w:left="360"/>
        <w:jc w:val="both"/>
        <w:rPr>
          <w:sz w:val="24"/>
          <w:szCs w:val="24"/>
        </w:rPr>
      </w:pPr>
      <w:r w:rsidRPr="000D692C">
        <w:rPr>
          <w:rStyle w:val="HTMLCode"/>
          <w:rFonts w:ascii="Consolas" w:eastAsiaTheme="minorHAnsi" w:hAnsi="Consolas"/>
          <w:color w:val="24292F"/>
          <w:highlight w:val="yellow"/>
          <w:bdr w:val="none" w:sz="0" w:space="0" w:color="auto" w:frame="1"/>
        </w:rPr>
        <w:t>git</w:t>
      </w:r>
      <w:r w:rsidRPr="00161EED">
        <w:rPr>
          <w:rStyle w:val="HTMLCode"/>
          <w:rFonts w:ascii="Consolas" w:eastAsiaTheme="minorHAnsi" w:hAnsi="Consolas"/>
          <w:color w:val="24292F"/>
          <w:highlight w:val="yellow"/>
          <w:bdr w:val="none" w:sz="0" w:space="0" w:color="auto" w:frame="1"/>
        </w:rPr>
        <w:t xml:space="preserve"> add &lt;name of file/folder you want to add&gt;</w:t>
      </w:r>
    </w:p>
    <w:p w14:paraId="281EAA35" w14:textId="77777777" w:rsidR="004A6803" w:rsidRDefault="004A6803" w:rsidP="004A6803">
      <w:pPr>
        <w:pStyle w:val="ListParagraph"/>
        <w:ind w:left="360"/>
        <w:jc w:val="both"/>
        <w:rPr>
          <w:sz w:val="24"/>
          <w:szCs w:val="24"/>
        </w:rPr>
      </w:pPr>
      <w:r>
        <w:rPr>
          <w:noProof/>
        </w:rPr>
        <w:drawing>
          <wp:inline distT="0" distB="0" distL="0" distR="0" wp14:anchorId="44A3B9B1" wp14:editId="58178A33">
            <wp:extent cx="4248150" cy="266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48150" cy="266700"/>
                    </a:xfrm>
                    <a:prstGeom prst="rect">
                      <a:avLst/>
                    </a:prstGeom>
                  </pic:spPr>
                </pic:pic>
              </a:graphicData>
            </a:graphic>
          </wp:inline>
        </w:drawing>
      </w:r>
    </w:p>
    <w:p w14:paraId="3B747A5D" w14:textId="77777777" w:rsidR="004A6803" w:rsidRPr="00766CC2" w:rsidRDefault="004A6803" w:rsidP="004A6803">
      <w:pPr>
        <w:pStyle w:val="ListParagraph"/>
        <w:ind w:left="360"/>
        <w:jc w:val="both"/>
        <w:rPr>
          <w:color w:val="FF0000"/>
          <w:sz w:val="24"/>
          <w:szCs w:val="24"/>
        </w:rPr>
      </w:pPr>
      <w:r w:rsidRPr="00ED366A">
        <w:rPr>
          <w:color w:val="FF0000"/>
          <w:sz w:val="24"/>
          <w:szCs w:val="24"/>
        </w:rPr>
        <w:t xml:space="preserve">Note: If your folder has whitespace, </w:t>
      </w:r>
      <w:r>
        <w:rPr>
          <w:color w:val="FF0000"/>
          <w:sz w:val="24"/>
          <w:szCs w:val="24"/>
        </w:rPr>
        <w:t>you will get an error, you will need to wrap it in single quotes (</w:t>
      </w:r>
      <w:r w:rsidRPr="00766CC2">
        <w:rPr>
          <w:color w:val="FF0000"/>
          <w:sz w:val="24"/>
          <w:szCs w:val="24"/>
        </w:rPr>
        <w:t>'). For example: git add '</w:t>
      </w:r>
      <w:r w:rsidRPr="00766CC2">
        <w:rPr>
          <w:rFonts w:eastAsia="Times New Roman" w:cstheme="minorHAnsi"/>
          <w:color w:val="FF0000"/>
          <w:sz w:val="24"/>
          <w:szCs w:val="24"/>
          <w:bdr w:val="none" w:sz="0" w:space="0" w:color="auto" w:frame="1"/>
        </w:rPr>
        <w:t>folder with space/</w:t>
      </w:r>
      <w:r w:rsidRPr="00766CC2">
        <w:rPr>
          <w:color w:val="FF0000"/>
          <w:sz w:val="24"/>
          <w:szCs w:val="24"/>
        </w:rPr>
        <w:t>'.</w:t>
      </w:r>
    </w:p>
    <w:p w14:paraId="7E8703B8" w14:textId="77777777" w:rsidR="004A6803" w:rsidRDefault="004A6803" w:rsidP="004A6803">
      <w:pPr>
        <w:pStyle w:val="ListParagraph"/>
        <w:numPr>
          <w:ilvl w:val="0"/>
          <w:numId w:val="99"/>
        </w:numPr>
        <w:jc w:val="both"/>
        <w:rPr>
          <w:sz w:val="24"/>
          <w:szCs w:val="24"/>
        </w:rPr>
      </w:pPr>
      <w:r>
        <w:rPr>
          <w:sz w:val="24"/>
          <w:szCs w:val="24"/>
        </w:rPr>
        <w:t xml:space="preserve">You can use </w:t>
      </w:r>
      <w:r w:rsidRPr="000D692C">
        <w:rPr>
          <w:rStyle w:val="HTMLCode"/>
          <w:rFonts w:ascii="Consolas" w:eastAsiaTheme="minorHAnsi" w:hAnsi="Consolas"/>
          <w:color w:val="24292F"/>
          <w:highlight w:val="yellow"/>
          <w:bdr w:val="none" w:sz="0" w:space="0" w:color="auto" w:frame="1"/>
        </w:rPr>
        <w:t>git</w:t>
      </w:r>
      <w:r w:rsidRPr="00161EED">
        <w:rPr>
          <w:rStyle w:val="HTMLCode"/>
          <w:rFonts w:ascii="Consolas" w:eastAsiaTheme="minorHAnsi" w:hAnsi="Consolas"/>
          <w:color w:val="24292F"/>
          <w:highlight w:val="yellow"/>
          <w:bdr w:val="none" w:sz="0" w:space="0" w:color="auto" w:frame="1"/>
        </w:rPr>
        <w:t xml:space="preserve"> </w:t>
      </w:r>
      <w:r w:rsidRPr="00ED366A">
        <w:rPr>
          <w:rStyle w:val="HTMLCode"/>
          <w:rFonts w:ascii="Consolas" w:eastAsiaTheme="minorHAnsi" w:hAnsi="Consolas"/>
          <w:color w:val="24292F"/>
          <w:highlight w:val="yellow"/>
          <w:bdr w:val="none" w:sz="0" w:space="0" w:color="auto" w:frame="1"/>
        </w:rPr>
        <w:t>add .</w:t>
      </w:r>
      <w:r w:rsidRPr="00ED366A">
        <w:rPr>
          <w:sz w:val="24"/>
          <w:szCs w:val="24"/>
        </w:rPr>
        <w:t xml:space="preserve"> </w:t>
      </w:r>
      <w:r>
        <w:rPr>
          <w:sz w:val="24"/>
          <w:szCs w:val="24"/>
        </w:rPr>
        <w:t>to add all files and folders to the staging area.</w:t>
      </w:r>
    </w:p>
    <w:p w14:paraId="1CA6A40E" w14:textId="77777777" w:rsidR="004A6803" w:rsidRDefault="004A6803" w:rsidP="004A6803">
      <w:pPr>
        <w:pStyle w:val="ListParagraph"/>
        <w:numPr>
          <w:ilvl w:val="0"/>
          <w:numId w:val="99"/>
        </w:numPr>
        <w:jc w:val="both"/>
        <w:rPr>
          <w:sz w:val="24"/>
          <w:szCs w:val="24"/>
        </w:rPr>
      </w:pPr>
      <w:r w:rsidRPr="00C50BE2">
        <w:rPr>
          <w:sz w:val="24"/>
          <w:szCs w:val="24"/>
        </w:rPr>
        <w:t xml:space="preserve">A </w:t>
      </w:r>
      <w:r w:rsidRPr="00C50BE2">
        <w:rPr>
          <w:b/>
          <w:bCs/>
          <w:sz w:val="24"/>
          <w:szCs w:val="24"/>
        </w:rPr>
        <w:t>commit</w:t>
      </w:r>
      <w:r w:rsidRPr="00C50BE2">
        <w:rPr>
          <w:sz w:val="24"/>
          <w:szCs w:val="24"/>
        </w:rPr>
        <w:t xml:space="preserve"> is a snapshot of our code at a particular time, which we are saving to the commit history of our repository.</w:t>
      </w:r>
    </w:p>
    <w:p w14:paraId="3FF06A74" w14:textId="77777777" w:rsidR="004A6803" w:rsidRDefault="004A6803" w:rsidP="004A6803">
      <w:pPr>
        <w:pStyle w:val="ListParagraph"/>
        <w:ind w:left="360"/>
        <w:jc w:val="both"/>
        <w:rPr>
          <w:rStyle w:val="HTMLCode"/>
          <w:rFonts w:ascii="Consolas" w:eastAsiaTheme="minorHAnsi" w:hAnsi="Consolas"/>
          <w:color w:val="24292F"/>
          <w:bdr w:val="none" w:sz="0" w:space="0" w:color="auto" w:frame="1"/>
        </w:rPr>
      </w:pPr>
      <w:r w:rsidRPr="00A23F6E">
        <w:rPr>
          <w:rStyle w:val="HTMLCode"/>
          <w:rFonts w:ascii="Consolas" w:eastAsiaTheme="minorHAnsi" w:hAnsi="Consolas"/>
          <w:color w:val="24292F"/>
          <w:highlight w:val="yellow"/>
          <w:bdr w:val="none" w:sz="0" w:space="0" w:color="auto" w:frame="1"/>
        </w:rPr>
        <w:t>git commit -m "Commit message"</w:t>
      </w:r>
    </w:p>
    <w:p w14:paraId="0530B4EB" w14:textId="77777777" w:rsidR="004A6803" w:rsidRDefault="004A6803" w:rsidP="004A6803">
      <w:pPr>
        <w:pStyle w:val="ListParagraph"/>
        <w:ind w:left="360"/>
        <w:jc w:val="both"/>
        <w:rPr>
          <w:rStyle w:val="HTMLCode"/>
          <w:rFonts w:ascii="Consolas" w:eastAsiaTheme="minorHAnsi" w:hAnsi="Consolas"/>
          <w:color w:val="24292F"/>
          <w:bdr w:val="none" w:sz="0" w:space="0" w:color="auto" w:frame="1"/>
        </w:rPr>
      </w:pPr>
      <w:r>
        <w:rPr>
          <w:noProof/>
        </w:rPr>
        <w:lastRenderedPageBreak/>
        <w:drawing>
          <wp:inline distT="0" distB="0" distL="0" distR="0" wp14:anchorId="1A1DAAA2" wp14:editId="7F27D619">
            <wp:extent cx="5943600" cy="1143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40059"/>
                    <a:stretch/>
                  </pic:blipFill>
                  <pic:spPr bwMode="auto">
                    <a:xfrm>
                      <a:off x="0" y="0"/>
                      <a:ext cx="5943600" cy="1143000"/>
                    </a:xfrm>
                    <a:prstGeom prst="rect">
                      <a:avLst/>
                    </a:prstGeom>
                    <a:ln>
                      <a:noFill/>
                    </a:ln>
                    <a:extLst>
                      <a:ext uri="{53640926-AAD7-44D8-BBD7-CCE9431645EC}">
                        <a14:shadowObscured xmlns:a14="http://schemas.microsoft.com/office/drawing/2010/main"/>
                      </a:ext>
                    </a:extLst>
                  </pic:spPr>
                </pic:pic>
              </a:graphicData>
            </a:graphic>
          </wp:inline>
        </w:drawing>
      </w:r>
    </w:p>
    <w:p w14:paraId="38994781" w14:textId="77777777" w:rsidR="004A6803" w:rsidRDefault="004A6803" w:rsidP="004A6803">
      <w:pPr>
        <w:pStyle w:val="ListParagraph"/>
        <w:numPr>
          <w:ilvl w:val="0"/>
          <w:numId w:val="99"/>
        </w:numPr>
        <w:jc w:val="both"/>
        <w:rPr>
          <w:rStyle w:val="HTMLCode"/>
          <w:rFonts w:eastAsiaTheme="minorHAnsi" w:cstheme="minorHAnsi"/>
          <w:color w:val="000000" w:themeColor="text1"/>
          <w:sz w:val="24"/>
          <w:szCs w:val="24"/>
          <w:bdr w:val="none" w:sz="0" w:space="0" w:color="auto" w:frame="1"/>
        </w:rPr>
      </w:pPr>
      <w:r w:rsidRPr="00FE2D98">
        <w:rPr>
          <w:rStyle w:val="HTMLCode"/>
          <w:rFonts w:eastAsiaTheme="minorHAnsi" w:cstheme="minorHAnsi"/>
          <w:color w:val="000000" w:themeColor="text1"/>
          <w:sz w:val="24"/>
          <w:szCs w:val="24"/>
          <w:bdr w:val="none" w:sz="0" w:space="0" w:color="auto" w:frame="1"/>
        </w:rPr>
        <w:t xml:space="preserve">To view the commit, </w:t>
      </w:r>
      <w:r>
        <w:rPr>
          <w:rStyle w:val="HTMLCode"/>
          <w:rFonts w:eastAsiaTheme="minorHAnsi" w:cstheme="minorHAnsi"/>
          <w:color w:val="000000" w:themeColor="text1"/>
          <w:sz w:val="24"/>
          <w:szCs w:val="24"/>
          <w:bdr w:val="none" w:sz="0" w:space="0" w:color="auto" w:frame="1"/>
        </w:rPr>
        <w:t xml:space="preserve">you can use the command: </w:t>
      </w:r>
      <w:r w:rsidRPr="00FE2D98">
        <w:rPr>
          <w:rStyle w:val="HTMLCode"/>
          <w:rFonts w:eastAsiaTheme="minorHAnsi" w:cstheme="minorHAnsi"/>
          <w:color w:val="000000" w:themeColor="text1"/>
          <w:sz w:val="24"/>
          <w:szCs w:val="24"/>
          <w:highlight w:val="yellow"/>
          <w:bdr w:val="none" w:sz="0" w:space="0" w:color="auto" w:frame="1"/>
        </w:rPr>
        <w:t>git log</w:t>
      </w:r>
    </w:p>
    <w:p w14:paraId="6B58F92D" w14:textId="77777777" w:rsidR="004A6803" w:rsidRPr="00FE2D98" w:rsidRDefault="004A6803" w:rsidP="004A6803">
      <w:pPr>
        <w:pStyle w:val="ListParagraph"/>
        <w:ind w:left="360"/>
        <w:jc w:val="both"/>
        <w:rPr>
          <w:rStyle w:val="HTMLCode"/>
          <w:rFonts w:eastAsiaTheme="minorHAnsi" w:cstheme="minorHAnsi"/>
          <w:color w:val="000000" w:themeColor="text1"/>
          <w:sz w:val="24"/>
          <w:szCs w:val="24"/>
          <w:bdr w:val="none" w:sz="0" w:space="0" w:color="auto" w:frame="1"/>
        </w:rPr>
      </w:pPr>
      <w:r>
        <w:rPr>
          <w:noProof/>
        </w:rPr>
        <w:drawing>
          <wp:inline distT="0" distB="0" distL="0" distR="0" wp14:anchorId="364D87B3" wp14:editId="575BB95D">
            <wp:extent cx="5067300" cy="981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67300" cy="981075"/>
                    </a:xfrm>
                    <a:prstGeom prst="rect">
                      <a:avLst/>
                    </a:prstGeom>
                  </pic:spPr>
                </pic:pic>
              </a:graphicData>
            </a:graphic>
          </wp:inline>
        </w:drawing>
      </w:r>
    </w:p>
    <w:p w14:paraId="4F5C20F8" w14:textId="77777777" w:rsidR="004A6803" w:rsidRPr="00A23F6E" w:rsidRDefault="004A6803" w:rsidP="004A6803">
      <w:pPr>
        <w:pStyle w:val="ListParagraph"/>
        <w:ind w:left="360"/>
        <w:jc w:val="both"/>
        <w:rPr>
          <w:rStyle w:val="HTMLCode"/>
          <w:rFonts w:eastAsiaTheme="minorHAnsi"/>
          <w:sz w:val="24"/>
          <w:szCs w:val="24"/>
        </w:rPr>
      </w:pPr>
    </w:p>
    <w:p w14:paraId="1C699A0B" w14:textId="77777777" w:rsidR="004A6803" w:rsidRDefault="004A6803" w:rsidP="004A6803">
      <w:pPr>
        <w:pStyle w:val="ListParagraph"/>
        <w:numPr>
          <w:ilvl w:val="0"/>
          <w:numId w:val="99"/>
        </w:numPr>
        <w:jc w:val="both"/>
        <w:rPr>
          <w:sz w:val="24"/>
          <w:szCs w:val="24"/>
        </w:rPr>
      </w:pPr>
      <w:r>
        <w:rPr>
          <w:sz w:val="24"/>
          <w:szCs w:val="24"/>
        </w:rPr>
        <w:t>You can also set it up so that you can ignore some files. First of all, navigate to the location of your repository (which you should be in currently, if you have followed the steps accurately). Type the following to create a .</w:t>
      </w:r>
      <w:proofErr w:type="spellStart"/>
      <w:r>
        <w:rPr>
          <w:sz w:val="24"/>
          <w:szCs w:val="24"/>
        </w:rPr>
        <w:t>gitignore</w:t>
      </w:r>
      <w:proofErr w:type="spellEnd"/>
      <w:r>
        <w:rPr>
          <w:sz w:val="24"/>
          <w:szCs w:val="24"/>
        </w:rPr>
        <w:t xml:space="preserve"> file. If it is successful, there will be no message.</w:t>
      </w:r>
    </w:p>
    <w:p w14:paraId="1A476A92" w14:textId="77777777" w:rsidR="004A6803" w:rsidRDefault="004A6803" w:rsidP="004A6803">
      <w:pPr>
        <w:pStyle w:val="ListParagraph"/>
        <w:ind w:left="360"/>
        <w:jc w:val="both"/>
        <w:rPr>
          <w:sz w:val="24"/>
          <w:szCs w:val="24"/>
        </w:rPr>
      </w:pPr>
      <w:r>
        <w:rPr>
          <w:rStyle w:val="HTMLCode"/>
          <w:rFonts w:ascii="Consolas" w:eastAsiaTheme="minorHAnsi" w:hAnsi="Consolas"/>
          <w:color w:val="24292F"/>
          <w:highlight w:val="yellow"/>
          <w:bdr w:val="none" w:sz="0" w:space="0" w:color="auto" w:frame="1"/>
        </w:rPr>
        <w:t>touch .</w:t>
      </w:r>
      <w:proofErr w:type="spellStart"/>
      <w:r>
        <w:rPr>
          <w:rStyle w:val="HTMLCode"/>
          <w:rFonts w:ascii="Consolas" w:eastAsiaTheme="minorHAnsi" w:hAnsi="Consolas"/>
          <w:color w:val="24292F"/>
          <w:highlight w:val="yellow"/>
          <w:bdr w:val="none" w:sz="0" w:space="0" w:color="auto" w:frame="1"/>
        </w:rPr>
        <w:t>gitignore</w:t>
      </w:r>
      <w:proofErr w:type="spellEnd"/>
    </w:p>
    <w:p w14:paraId="40D01CF5" w14:textId="77777777" w:rsidR="004A6803" w:rsidRDefault="004A6803" w:rsidP="004A6803">
      <w:pPr>
        <w:pStyle w:val="ListParagraph"/>
        <w:numPr>
          <w:ilvl w:val="0"/>
          <w:numId w:val="99"/>
        </w:numPr>
        <w:jc w:val="both"/>
        <w:rPr>
          <w:sz w:val="24"/>
          <w:szCs w:val="24"/>
        </w:rPr>
      </w:pPr>
      <w:r>
        <w:rPr>
          <w:sz w:val="24"/>
          <w:szCs w:val="24"/>
        </w:rPr>
        <w:t xml:space="preserve">If you want to </w:t>
      </w:r>
      <w:r w:rsidRPr="00247803">
        <w:rPr>
          <w:sz w:val="24"/>
          <w:szCs w:val="24"/>
        </w:rPr>
        <w:t>ignore a file that is already checked in, you must untrack the file before you add a rule to ignore it. From your t</w:t>
      </w:r>
      <w:r>
        <w:rPr>
          <w:sz w:val="24"/>
          <w:szCs w:val="24"/>
        </w:rPr>
        <w:t>erminal, untrack the file using the following command.</w:t>
      </w:r>
    </w:p>
    <w:p w14:paraId="0AF3CC82" w14:textId="77777777" w:rsidR="004A6803" w:rsidRPr="0098669F" w:rsidRDefault="004A6803" w:rsidP="004A6803">
      <w:pPr>
        <w:pStyle w:val="ListParagraph"/>
        <w:ind w:left="360"/>
        <w:jc w:val="both"/>
        <w:rPr>
          <w:sz w:val="24"/>
          <w:szCs w:val="24"/>
        </w:rPr>
      </w:pPr>
      <w:r w:rsidRPr="0098669F">
        <w:rPr>
          <w:rStyle w:val="HTMLCode"/>
          <w:rFonts w:ascii="Consolas" w:eastAsiaTheme="minorHAnsi" w:hAnsi="Consolas"/>
          <w:color w:val="24292F"/>
          <w:highlight w:val="yellow"/>
          <w:bdr w:val="none" w:sz="0" w:space="0" w:color="auto" w:frame="1"/>
        </w:rPr>
        <w:t xml:space="preserve">git rm </w:t>
      </w:r>
      <w:r>
        <w:rPr>
          <w:rStyle w:val="HTMLCode"/>
          <w:rFonts w:ascii="Consolas" w:eastAsiaTheme="minorHAnsi" w:hAnsi="Consolas"/>
          <w:color w:val="24292F"/>
          <w:highlight w:val="yellow"/>
          <w:bdr w:val="none" w:sz="0" w:space="0" w:color="auto" w:frame="1"/>
        </w:rPr>
        <w:t>–</w:t>
      </w:r>
      <w:r w:rsidRPr="0098669F">
        <w:rPr>
          <w:rStyle w:val="HTMLCode"/>
          <w:rFonts w:ascii="Consolas" w:eastAsiaTheme="minorHAnsi" w:hAnsi="Consolas"/>
          <w:color w:val="24292F"/>
          <w:highlight w:val="yellow"/>
          <w:bdr w:val="none" w:sz="0" w:space="0" w:color="auto" w:frame="1"/>
        </w:rPr>
        <w:t>cached</w:t>
      </w:r>
      <w:r>
        <w:rPr>
          <w:rStyle w:val="HTMLCode"/>
          <w:rFonts w:ascii="Consolas" w:eastAsiaTheme="minorHAnsi" w:hAnsi="Consolas"/>
          <w:color w:val="24292F"/>
          <w:highlight w:val="yellow"/>
          <w:bdr w:val="none" w:sz="0" w:space="0" w:color="auto" w:frame="1"/>
        </w:rPr>
        <w:t xml:space="preserve"> -r</w:t>
      </w:r>
      <w:r w:rsidRPr="0098669F">
        <w:rPr>
          <w:rStyle w:val="HTMLCode"/>
          <w:rFonts w:ascii="Consolas" w:eastAsiaTheme="minorHAnsi" w:hAnsi="Consolas"/>
          <w:color w:val="24292F"/>
          <w:highlight w:val="yellow"/>
          <w:bdr w:val="none" w:sz="0" w:space="0" w:color="auto" w:frame="1"/>
        </w:rPr>
        <w:t xml:space="preserve"> </w:t>
      </w:r>
      <w:r w:rsidRPr="0098669F">
        <w:rPr>
          <w:rStyle w:val="Emphasis"/>
          <w:rFonts w:ascii="Consolas" w:hAnsi="Consolas"/>
          <w:color w:val="24292F"/>
          <w:highlight w:val="yellow"/>
          <w:bdr w:val="none" w:sz="0" w:space="0" w:color="auto" w:frame="1"/>
        </w:rPr>
        <w:t>FILENAME</w:t>
      </w:r>
    </w:p>
    <w:p w14:paraId="45F9411D" w14:textId="77777777" w:rsidR="004A6803" w:rsidRPr="0016509D" w:rsidRDefault="004A6803" w:rsidP="004A6803">
      <w:pPr>
        <w:pStyle w:val="ListParagraph"/>
        <w:numPr>
          <w:ilvl w:val="0"/>
          <w:numId w:val="99"/>
        </w:numPr>
        <w:jc w:val="both"/>
        <w:rPr>
          <w:sz w:val="24"/>
          <w:szCs w:val="24"/>
        </w:rPr>
      </w:pPr>
      <w:r>
        <w:rPr>
          <w:sz w:val="24"/>
          <w:szCs w:val="24"/>
        </w:rPr>
        <w:t>Add the files and folders that you want to ignore inside the .</w:t>
      </w:r>
      <w:proofErr w:type="spellStart"/>
      <w:r>
        <w:rPr>
          <w:sz w:val="24"/>
          <w:szCs w:val="24"/>
        </w:rPr>
        <w:t>gitignore</w:t>
      </w:r>
      <w:proofErr w:type="spellEnd"/>
      <w:r>
        <w:rPr>
          <w:sz w:val="24"/>
          <w:szCs w:val="24"/>
        </w:rPr>
        <w:t xml:space="preserve"> file</w:t>
      </w:r>
      <w:r w:rsidRPr="0016509D">
        <w:rPr>
          <w:sz w:val="24"/>
          <w:szCs w:val="24"/>
        </w:rPr>
        <w:t xml:space="preserve">. </w:t>
      </w:r>
    </w:p>
    <w:p w14:paraId="0643BD9F" w14:textId="77777777" w:rsidR="004A6803" w:rsidRDefault="004A6803" w:rsidP="004A6803">
      <w:pPr>
        <w:pStyle w:val="ListParagraph"/>
        <w:ind w:left="360"/>
        <w:jc w:val="both"/>
        <w:rPr>
          <w:sz w:val="24"/>
          <w:szCs w:val="24"/>
        </w:rPr>
      </w:pPr>
      <w:r>
        <w:rPr>
          <w:noProof/>
        </w:rPr>
        <w:drawing>
          <wp:inline distT="0" distB="0" distL="0" distR="0" wp14:anchorId="74E30EBB" wp14:editId="45B915FE">
            <wp:extent cx="5943600" cy="15881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88135"/>
                    </a:xfrm>
                    <a:prstGeom prst="rect">
                      <a:avLst/>
                    </a:prstGeom>
                  </pic:spPr>
                </pic:pic>
              </a:graphicData>
            </a:graphic>
          </wp:inline>
        </w:drawing>
      </w:r>
    </w:p>
    <w:p w14:paraId="6FCE2632" w14:textId="77777777" w:rsidR="004A6803" w:rsidRDefault="004A6803" w:rsidP="004A6803">
      <w:pPr>
        <w:pStyle w:val="ListParagraph"/>
        <w:ind w:left="360"/>
        <w:jc w:val="both"/>
        <w:rPr>
          <w:sz w:val="24"/>
          <w:szCs w:val="24"/>
        </w:rPr>
      </w:pPr>
      <w:r>
        <w:rPr>
          <w:noProof/>
        </w:rPr>
        <w:drawing>
          <wp:inline distT="0" distB="0" distL="0" distR="0" wp14:anchorId="688D8710" wp14:editId="18837031">
            <wp:extent cx="1272540" cy="794980"/>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17629"/>
                    <a:stretch/>
                  </pic:blipFill>
                  <pic:spPr bwMode="auto">
                    <a:xfrm>
                      <a:off x="0" y="0"/>
                      <a:ext cx="1284918" cy="802713"/>
                    </a:xfrm>
                    <a:prstGeom prst="rect">
                      <a:avLst/>
                    </a:prstGeom>
                    <a:ln>
                      <a:noFill/>
                    </a:ln>
                    <a:extLst>
                      <a:ext uri="{53640926-AAD7-44D8-BBD7-CCE9431645EC}">
                        <a14:shadowObscured xmlns:a14="http://schemas.microsoft.com/office/drawing/2010/main"/>
                      </a:ext>
                    </a:extLst>
                  </pic:spPr>
                </pic:pic>
              </a:graphicData>
            </a:graphic>
          </wp:inline>
        </w:drawing>
      </w:r>
    </w:p>
    <w:p w14:paraId="529C3729" w14:textId="77777777" w:rsidR="004A6803" w:rsidRDefault="004A6803" w:rsidP="004A6803">
      <w:pPr>
        <w:pStyle w:val="ListParagraph"/>
        <w:numPr>
          <w:ilvl w:val="0"/>
          <w:numId w:val="99"/>
        </w:numPr>
        <w:jc w:val="both"/>
        <w:rPr>
          <w:sz w:val="24"/>
          <w:szCs w:val="24"/>
        </w:rPr>
      </w:pPr>
      <w:r>
        <w:rPr>
          <w:sz w:val="24"/>
          <w:szCs w:val="24"/>
        </w:rPr>
        <w:t xml:space="preserve">Use the git status command to check on the status of your repository. </w:t>
      </w:r>
    </w:p>
    <w:p w14:paraId="4DFD086B" w14:textId="77777777" w:rsidR="004A6803" w:rsidRDefault="004A6803" w:rsidP="004A6803">
      <w:pPr>
        <w:pStyle w:val="ListParagraph"/>
        <w:ind w:left="360"/>
        <w:jc w:val="both"/>
        <w:rPr>
          <w:sz w:val="24"/>
          <w:szCs w:val="24"/>
        </w:rPr>
      </w:pPr>
      <w:r>
        <w:rPr>
          <w:noProof/>
        </w:rPr>
        <w:drawing>
          <wp:inline distT="0" distB="0" distL="0" distR="0" wp14:anchorId="0573D98D" wp14:editId="486DB038">
            <wp:extent cx="5943600" cy="1212215"/>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212215"/>
                    </a:xfrm>
                    <a:prstGeom prst="rect">
                      <a:avLst/>
                    </a:prstGeom>
                  </pic:spPr>
                </pic:pic>
              </a:graphicData>
            </a:graphic>
          </wp:inline>
        </w:drawing>
      </w:r>
    </w:p>
    <w:p w14:paraId="7F38D99E" w14:textId="77777777" w:rsidR="004A6803" w:rsidRDefault="004A6803" w:rsidP="004A6803">
      <w:pPr>
        <w:pStyle w:val="ListParagraph"/>
        <w:numPr>
          <w:ilvl w:val="0"/>
          <w:numId w:val="99"/>
        </w:numPr>
        <w:jc w:val="both"/>
        <w:rPr>
          <w:sz w:val="24"/>
          <w:szCs w:val="24"/>
        </w:rPr>
      </w:pPr>
      <w:r>
        <w:rPr>
          <w:sz w:val="24"/>
          <w:szCs w:val="24"/>
        </w:rPr>
        <w:t xml:space="preserve">Commit the updated </w:t>
      </w:r>
      <w:proofErr w:type="spellStart"/>
      <w:r>
        <w:rPr>
          <w:sz w:val="24"/>
          <w:szCs w:val="24"/>
        </w:rPr>
        <w:t>gitignore</w:t>
      </w:r>
      <w:proofErr w:type="spellEnd"/>
      <w:r>
        <w:rPr>
          <w:sz w:val="24"/>
          <w:szCs w:val="24"/>
        </w:rPr>
        <w:t xml:space="preserve"> file.</w:t>
      </w:r>
    </w:p>
    <w:p w14:paraId="4301800E" w14:textId="77777777" w:rsidR="004A6803" w:rsidRDefault="004A6803" w:rsidP="004A6803">
      <w:pPr>
        <w:pStyle w:val="ListParagraph"/>
        <w:numPr>
          <w:ilvl w:val="0"/>
          <w:numId w:val="99"/>
        </w:numPr>
        <w:jc w:val="both"/>
        <w:rPr>
          <w:sz w:val="24"/>
          <w:szCs w:val="24"/>
        </w:rPr>
      </w:pPr>
      <w:r w:rsidRPr="0070406C">
        <w:rPr>
          <w:sz w:val="24"/>
          <w:szCs w:val="24"/>
        </w:rPr>
        <w:lastRenderedPageBreak/>
        <w:t>When we initialize a repository and start making commits, they are saved to the master branch by default.</w:t>
      </w:r>
      <w:r>
        <w:rPr>
          <w:sz w:val="24"/>
          <w:szCs w:val="24"/>
        </w:rPr>
        <w:t xml:space="preserve"> We can create a branch using the following command:</w:t>
      </w:r>
    </w:p>
    <w:p w14:paraId="2B9A6417" w14:textId="77777777" w:rsidR="004A6803" w:rsidRPr="0070406C" w:rsidRDefault="004A6803" w:rsidP="004A6803">
      <w:pPr>
        <w:pStyle w:val="ListParagraph"/>
        <w:ind w:left="360"/>
        <w:jc w:val="both"/>
        <w:rPr>
          <w:rFonts w:ascii="Consolas" w:hAnsi="Consolas"/>
          <w:sz w:val="20"/>
          <w:szCs w:val="20"/>
        </w:rPr>
      </w:pPr>
      <w:r w:rsidRPr="0070406C">
        <w:rPr>
          <w:rFonts w:ascii="Consolas" w:hAnsi="Consolas"/>
          <w:sz w:val="20"/>
          <w:szCs w:val="20"/>
          <w:highlight w:val="yellow"/>
        </w:rPr>
        <w:t>git branch &lt;new-branch-name&gt;</w:t>
      </w:r>
    </w:p>
    <w:p w14:paraId="5CFE9960" w14:textId="77777777" w:rsidR="004A6803" w:rsidRDefault="004A6803" w:rsidP="004A6803">
      <w:pPr>
        <w:pStyle w:val="ListParagraph"/>
        <w:ind w:left="360"/>
        <w:jc w:val="both"/>
        <w:rPr>
          <w:sz w:val="24"/>
          <w:szCs w:val="24"/>
        </w:rPr>
      </w:pPr>
      <w:r>
        <w:rPr>
          <w:sz w:val="24"/>
          <w:szCs w:val="24"/>
        </w:rPr>
        <w:t>There will be no message if it is successful.</w:t>
      </w:r>
    </w:p>
    <w:p w14:paraId="2E4EDB9B" w14:textId="77777777" w:rsidR="004A6803" w:rsidRDefault="004A6803" w:rsidP="004A6803">
      <w:pPr>
        <w:pStyle w:val="ListParagraph"/>
        <w:ind w:left="360"/>
        <w:jc w:val="both"/>
        <w:rPr>
          <w:sz w:val="24"/>
          <w:szCs w:val="24"/>
        </w:rPr>
      </w:pPr>
    </w:p>
    <w:p w14:paraId="224B9A15" w14:textId="77777777" w:rsidR="004A6803" w:rsidRDefault="004A6803" w:rsidP="004A6803">
      <w:pPr>
        <w:pStyle w:val="ListParagraph"/>
        <w:ind w:left="360"/>
        <w:jc w:val="both"/>
        <w:rPr>
          <w:sz w:val="24"/>
          <w:szCs w:val="24"/>
        </w:rPr>
      </w:pPr>
    </w:p>
    <w:p w14:paraId="4962EA20" w14:textId="77777777" w:rsidR="004A6803" w:rsidRDefault="004A6803" w:rsidP="004A6803">
      <w:pPr>
        <w:pStyle w:val="ListParagraph"/>
        <w:numPr>
          <w:ilvl w:val="0"/>
          <w:numId w:val="99"/>
        </w:numPr>
        <w:jc w:val="both"/>
        <w:rPr>
          <w:sz w:val="24"/>
          <w:szCs w:val="24"/>
        </w:rPr>
      </w:pPr>
      <w:r>
        <w:rPr>
          <w:sz w:val="24"/>
          <w:szCs w:val="24"/>
        </w:rPr>
        <w:t>To display a list of all the branches, you can use the following command:</w:t>
      </w:r>
    </w:p>
    <w:p w14:paraId="72BCA6F0" w14:textId="77777777" w:rsidR="004A6803" w:rsidRDefault="004A6803" w:rsidP="004A6803">
      <w:pPr>
        <w:pStyle w:val="ListParagraph"/>
        <w:ind w:left="360"/>
        <w:jc w:val="both"/>
        <w:rPr>
          <w:sz w:val="24"/>
          <w:szCs w:val="24"/>
        </w:rPr>
      </w:pPr>
      <w:r>
        <w:rPr>
          <w:rFonts w:ascii="Consolas" w:hAnsi="Consolas"/>
          <w:sz w:val="20"/>
          <w:szCs w:val="20"/>
          <w:highlight w:val="yellow"/>
        </w:rPr>
        <w:t>git branch</w:t>
      </w:r>
    </w:p>
    <w:p w14:paraId="4A5D32CF" w14:textId="77777777" w:rsidR="004A6803" w:rsidRDefault="004A6803" w:rsidP="004A6803">
      <w:pPr>
        <w:pStyle w:val="ListParagraph"/>
        <w:ind w:left="360"/>
        <w:jc w:val="both"/>
        <w:rPr>
          <w:sz w:val="24"/>
          <w:szCs w:val="24"/>
        </w:rPr>
      </w:pPr>
      <w:r>
        <w:rPr>
          <w:noProof/>
        </w:rPr>
        <w:drawing>
          <wp:inline distT="0" distB="0" distL="0" distR="0" wp14:anchorId="330E1E73" wp14:editId="3FB2EDE8">
            <wp:extent cx="5048250" cy="76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8250" cy="762000"/>
                    </a:xfrm>
                    <a:prstGeom prst="rect">
                      <a:avLst/>
                    </a:prstGeom>
                  </pic:spPr>
                </pic:pic>
              </a:graphicData>
            </a:graphic>
          </wp:inline>
        </w:drawing>
      </w:r>
    </w:p>
    <w:p w14:paraId="7472FF25" w14:textId="77777777" w:rsidR="004A6803" w:rsidRDefault="004A6803" w:rsidP="004A6803">
      <w:pPr>
        <w:pStyle w:val="ListParagraph"/>
        <w:ind w:left="360"/>
        <w:jc w:val="both"/>
        <w:rPr>
          <w:sz w:val="24"/>
          <w:szCs w:val="24"/>
        </w:rPr>
      </w:pPr>
    </w:p>
    <w:p w14:paraId="7AB3275F" w14:textId="77777777" w:rsidR="004A6803" w:rsidRDefault="004A6803" w:rsidP="004A6803">
      <w:pPr>
        <w:pStyle w:val="ListParagraph"/>
        <w:numPr>
          <w:ilvl w:val="0"/>
          <w:numId w:val="99"/>
        </w:numPr>
        <w:jc w:val="both"/>
        <w:rPr>
          <w:sz w:val="24"/>
          <w:szCs w:val="24"/>
        </w:rPr>
      </w:pPr>
      <w:r>
        <w:rPr>
          <w:sz w:val="24"/>
          <w:szCs w:val="24"/>
        </w:rPr>
        <w:t>To switch branches, you have to “checkout” a branch by using the following command:</w:t>
      </w:r>
    </w:p>
    <w:p w14:paraId="45FA6E4F" w14:textId="77777777" w:rsidR="004A6803" w:rsidRDefault="004A6803" w:rsidP="004A6803">
      <w:pPr>
        <w:pStyle w:val="ListParagraph"/>
        <w:ind w:left="360"/>
        <w:jc w:val="both"/>
        <w:rPr>
          <w:rFonts w:ascii="Consolas" w:hAnsi="Consolas"/>
          <w:sz w:val="20"/>
          <w:szCs w:val="20"/>
        </w:rPr>
      </w:pPr>
      <w:r w:rsidRPr="0004396F">
        <w:rPr>
          <w:rFonts w:ascii="Consolas" w:hAnsi="Consolas"/>
          <w:sz w:val="20"/>
          <w:szCs w:val="20"/>
          <w:highlight w:val="yellow"/>
        </w:rPr>
        <w:t>git checkout &lt;branch-name&gt;</w:t>
      </w:r>
    </w:p>
    <w:p w14:paraId="33669DD9" w14:textId="77777777" w:rsidR="004A6803" w:rsidRDefault="004A6803" w:rsidP="004A6803">
      <w:pPr>
        <w:pStyle w:val="ListParagraph"/>
        <w:ind w:left="360"/>
        <w:jc w:val="both"/>
        <w:rPr>
          <w:rFonts w:ascii="Consolas" w:hAnsi="Consolas"/>
          <w:b/>
          <w:sz w:val="20"/>
          <w:szCs w:val="20"/>
        </w:rPr>
      </w:pPr>
      <w:r>
        <w:rPr>
          <w:noProof/>
        </w:rPr>
        <w:drawing>
          <wp:inline distT="0" distB="0" distL="0" distR="0" wp14:anchorId="4E5DA5BD" wp14:editId="79AC0FEF">
            <wp:extent cx="5057775" cy="590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57775" cy="590550"/>
                    </a:xfrm>
                    <a:prstGeom prst="rect">
                      <a:avLst/>
                    </a:prstGeom>
                  </pic:spPr>
                </pic:pic>
              </a:graphicData>
            </a:graphic>
          </wp:inline>
        </w:drawing>
      </w:r>
    </w:p>
    <w:p w14:paraId="02C25CCF" w14:textId="77777777" w:rsidR="004A6803" w:rsidRPr="00CB0176" w:rsidRDefault="004A6803" w:rsidP="004A6803">
      <w:pPr>
        <w:pStyle w:val="ListParagraph"/>
        <w:ind w:left="360"/>
        <w:jc w:val="both"/>
        <w:rPr>
          <w:rFonts w:ascii="Consolas" w:hAnsi="Consolas"/>
          <w:b/>
          <w:sz w:val="20"/>
          <w:szCs w:val="20"/>
        </w:rPr>
      </w:pPr>
    </w:p>
    <w:p w14:paraId="756F35E8" w14:textId="77777777" w:rsidR="004A6803" w:rsidRDefault="004A6803" w:rsidP="004A6803">
      <w:pPr>
        <w:pStyle w:val="ListParagraph"/>
        <w:numPr>
          <w:ilvl w:val="0"/>
          <w:numId w:val="99"/>
        </w:numPr>
        <w:jc w:val="both"/>
        <w:rPr>
          <w:sz w:val="24"/>
          <w:szCs w:val="24"/>
        </w:rPr>
      </w:pPr>
      <w:r w:rsidRPr="0004396F">
        <w:rPr>
          <w:sz w:val="24"/>
          <w:szCs w:val="24"/>
        </w:rPr>
        <w:t>To create a new branch and change to it at the same time, you can use the -b flag:</w:t>
      </w:r>
    </w:p>
    <w:p w14:paraId="4673F4C7" w14:textId="77777777" w:rsidR="004A6803" w:rsidRPr="0004396F" w:rsidRDefault="004A6803" w:rsidP="004A6803">
      <w:pPr>
        <w:pStyle w:val="ListParagraph"/>
        <w:ind w:left="360"/>
        <w:jc w:val="both"/>
        <w:rPr>
          <w:rFonts w:ascii="Consolas" w:hAnsi="Consolas"/>
          <w:sz w:val="20"/>
          <w:szCs w:val="20"/>
        </w:rPr>
      </w:pPr>
      <w:r w:rsidRPr="0004396F">
        <w:rPr>
          <w:rFonts w:ascii="Consolas" w:hAnsi="Consolas"/>
          <w:sz w:val="20"/>
          <w:szCs w:val="20"/>
          <w:highlight w:val="yellow"/>
        </w:rPr>
        <w:t>git checkout</w:t>
      </w:r>
      <w:r>
        <w:rPr>
          <w:rFonts w:ascii="Consolas" w:hAnsi="Consolas"/>
          <w:sz w:val="20"/>
          <w:szCs w:val="20"/>
          <w:highlight w:val="yellow"/>
        </w:rPr>
        <w:t xml:space="preserve"> -b</w:t>
      </w:r>
      <w:r w:rsidRPr="0004396F">
        <w:rPr>
          <w:rFonts w:ascii="Consolas" w:hAnsi="Consolas"/>
          <w:sz w:val="20"/>
          <w:szCs w:val="20"/>
          <w:highlight w:val="yellow"/>
        </w:rPr>
        <w:t xml:space="preserve"> &lt;branch-name&gt;</w:t>
      </w:r>
    </w:p>
    <w:p w14:paraId="69824BA2" w14:textId="77777777" w:rsidR="004A6803" w:rsidRDefault="004A6803" w:rsidP="004A6803">
      <w:pPr>
        <w:pStyle w:val="ListParagraph"/>
        <w:ind w:left="360"/>
        <w:jc w:val="both"/>
        <w:rPr>
          <w:sz w:val="24"/>
          <w:szCs w:val="24"/>
        </w:rPr>
      </w:pPr>
      <w:r>
        <w:rPr>
          <w:noProof/>
        </w:rPr>
        <w:drawing>
          <wp:inline distT="0" distB="0" distL="0" distR="0" wp14:anchorId="58EC4094" wp14:editId="7A76583C">
            <wp:extent cx="5200650" cy="571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00650" cy="571500"/>
                    </a:xfrm>
                    <a:prstGeom prst="rect">
                      <a:avLst/>
                    </a:prstGeom>
                  </pic:spPr>
                </pic:pic>
              </a:graphicData>
            </a:graphic>
          </wp:inline>
        </w:drawing>
      </w:r>
    </w:p>
    <w:p w14:paraId="469C81C8" w14:textId="77777777" w:rsidR="004A6803" w:rsidRDefault="004A6803" w:rsidP="004A6803">
      <w:pPr>
        <w:pStyle w:val="ListParagraph"/>
        <w:ind w:left="360"/>
        <w:jc w:val="both"/>
        <w:rPr>
          <w:sz w:val="24"/>
          <w:szCs w:val="24"/>
        </w:rPr>
      </w:pPr>
    </w:p>
    <w:p w14:paraId="7D2BC020" w14:textId="77777777" w:rsidR="004A6803" w:rsidRDefault="004A6803" w:rsidP="004A6803">
      <w:pPr>
        <w:pStyle w:val="ListParagraph"/>
        <w:numPr>
          <w:ilvl w:val="0"/>
          <w:numId w:val="99"/>
        </w:numPr>
        <w:jc w:val="both"/>
        <w:rPr>
          <w:sz w:val="24"/>
          <w:szCs w:val="24"/>
        </w:rPr>
      </w:pPr>
      <w:r>
        <w:rPr>
          <w:sz w:val="24"/>
          <w:szCs w:val="24"/>
        </w:rPr>
        <w:t>T</w:t>
      </w:r>
      <w:r w:rsidRPr="00537A58">
        <w:rPr>
          <w:sz w:val="24"/>
          <w:szCs w:val="24"/>
        </w:rPr>
        <w:t>o merge the changes from a different branch into your current branch, you can use this command:</w:t>
      </w:r>
    </w:p>
    <w:p w14:paraId="1276901A" w14:textId="77777777" w:rsidR="004A6803" w:rsidRDefault="004A6803" w:rsidP="004A6803">
      <w:pPr>
        <w:pStyle w:val="ListParagraph"/>
        <w:ind w:left="360"/>
        <w:jc w:val="both"/>
        <w:rPr>
          <w:rFonts w:ascii="Consolas" w:hAnsi="Consolas"/>
          <w:sz w:val="20"/>
          <w:szCs w:val="20"/>
        </w:rPr>
      </w:pPr>
      <w:r w:rsidRPr="00F132A2">
        <w:rPr>
          <w:rFonts w:ascii="Consolas" w:hAnsi="Consolas"/>
          <w:sz w:val="20"/>
          <w:szCs w:val="20"/>
          <w:highlight w:val="yellow"/>
        </w:rPr>
        <w:t>git merge &lt;branch-name&gt;</w:t>
      </w:r>
    </w:p>
    <w:p w14:paraId="6982EE50" w14:textId="77777777" w:rsidR="004A6803" w:rsidRDefault="004A6803" w:rsidP="004A6803">
      <w:pPr>
        <w:pStyle w:val="ListParagraph"/>
        <w:ind w:left="360"/>
        <w:jc w:val="both"/>
        <w:rPr>
          <w:rFonts w:ascii="Consolas" w:hAnsi="Consolas"/>
          <w:sz w:val="20"/>
          <w:szCs w:val="20"/>
        </w:rPr>
      </w:pPr>
      <w:r>
        <w:rPr>
          <w:noProof/>
        </w:rPr>
        <w:drawing>
          <wp:inline distT="0" distB="0" distL="0" distR="0" wp14:anchorId="2923FA46" wp14:editId="6445084C">
            <wp:extent cx="5029200" cy="5429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29200" cy="542925"/>
                    </a:xfrm>
                    <a:prstGeom prst="rect">
                      <a:avLst/>
                    </a:prstGeom>
                  </pic:spPr>
                </pic:pic>
              </a:graphicData>
            </a:graphic>
          </wp:inline>
        </w:drawing>
      </w:r>
    </w:p>
    <w:p w14:paraId="5EFD6E18" w14:textId="77777777" w:rsidR="004A6803" w:rsidRPr="00F132A2" w:rsidRDefault="004A6803" w:rsidP="004A6803">
      <w:pPr>
        <w:pStyle w:val="ListParagraph"/>
        <w:ind w:left="360"/>
        <w:jc w:val="both"/>
        <w:rPr>
          <w:rFonts w:ascii="Consolas" w:hAnsi="Consolas"/>
          <w:sz w:val="20"/>
          <w:szCs w:val="20"/>
        </w:rPr>
      </w:pPr>
    </w:p>
    <w:p w14:paraId="3B75724D" w14:textId="77777777" w:rsidR="004A6803" w:rsidRDefault="004A6803" w:rsidP="004A6803">
      <w:pPr>
        <w:pStyle w:val="ListParagraph"/>
        <w:numPr>
          <w:ilvl w:val="0"/>
          <w:numId w:val="99"/>
        </w:numPr>
        <w:jc w:val="both"/>
        <w:rPr>
          <w:sz w:val="24"/>
          <w:szCs w:val="24"/>
        </w:rPr>
      </w:pPr>
      <w:r>
        <w:rPr>
          <w:sz w:val="24"/>
          <w:szCs w:val="24"/>
        </w:rPr>
        <w:t>Finally, if you want to delete a branch, you can use this command:</w:t>
      </w:r>
    </w:p>
    <w:p w14:paraId="23AEB6D0" w14:textId="77777777" w:rsidR="004A6803" w:rsidRDefault="004A6803" w:rsidP="004A6803">
      <w:pPr>
        <w:pStyle w:val="ListParagraph"/>
        <w:ind w:left="360"/>
        <w:jc w:val="both"/>
        <w:rPr>
          <w:rFonts w:ascii="Consolas" w:hAnsi="Consolas"/>
          <w:sz w:val="20"/>
          <w:szCs w:val="20"/>
        </w:rPr>
      </w:pPr>
      <w:r w:rsidRPr="00D01615">
        <w:rPr>
          <w:rFonts w:ascii="Consolas" w:hAnsi="Consolas"/>
          <w:sz w:val="20"/>
          <w:szCs w:val="20"/>
          <w:highlight w:val="yellow"/>
        </w:rPr>
        <w:t>git branch -d &lt;branch-name&gt;</w:t>
      </w:r>
    </w:p>
    <w:p w14:paraId="00A7FDF1" w14:textId="77777777" w:rsidR="004A6803" w:rsidRDefault="004A6803" w:rsidP="004A6803">
      <w:pPr>
        <w:pStyle w:val="ListParagraph"/>
        <w:ind w:left="360"/>
        <w:jc w:val="both"/>
        <w:rPr>
          <w:rFonts w:ascii="Consolas" w:hAnsi="Consolas"/>
          <w:sz w:val="20"/>
          <w:szCs w:val="20"/>
        </w:rPr>
      </w:pPr>
      <w:r>
        <w:rPr>
          <w:noProof/>
        </w:rPr>
        <w:drawing>
          <wp:inline distT="0" distB="0" distL="0" distR="0" wp14:anchorId="475C46A4" wp14:editId="3A0EE529">
            <wp:extent cx="5229225" cy="561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29225" cy="561975"/>
                    </a:xfrm>
                    <a:prstGeom prst="rect">
                      <a:avLst/>
                    </a:prstGeom>
                  </pic:spPr>
                </pic:pic>
              </a:graphicData>
            </a:graphic>
          </wp:inline>
        </w:drawing>
      </w:r>
    </w:p>
    <w:p w14:paraId="47C5B8C1" w14:textId="77777777" w:rsidR="004A6803" w:rsidRPr="00D01615" w:rsidRDefault="004A6803" w:rsidP="004A6803">
      <w:pPr>
        <w:pStyle w:val="ListParagraph"/>
        <w:ind w:left="360"/>
        <w:jc w:val="both"/>
        <w:rPr>
          <w:rFonts w:ascii="Consolas" w:hAnsi="Consolas"/>
          <w:sz w:val="20"/>
          <w:szCs w:val="20"/>
        </w:rPr>
      </w:pPr>
    </w:p>
    <w:p w14:paraId="074D926B" w14:textId="77777777" w:rsidR="004A6803" w:rsidRDefault="004A6803" w:rsidP="004A6803">
      <w:pPr>
        <w:pStyle w:val="ListParagraph"/>
        <w:ind w:left="360"/>
        <w:jc w:val="both"/>
        <w:rPr>
          <w:sz w:val="24"/>
          <w:szCs w:val="24"/>
        </w:rPr>
      </w:pPr>
    </w:p>
    <w:p w14:paraId="45F6CAB1" w14:textId="77777777" w:rsidR="004A6803" w:rsidRDefault="004A6803" w:rsidP="004A6803">
      <w:pPr>
        <w:rPr>
          <w:sz w:val="24"/>
          <w:szCs w:val="24"/>
        </w:rPr>
      </w:pPr>
      <w:r>
        <w:rPr>
          <w:sz w:val="24"/>
          <w:szCs w:val="24"/>
        </w:rPr>
        <w:br w:type="page"/>
      </w:r>
    </w:p>
    <w:p w14:paraId="27CACE81" w14:textId="77777777" w:rsidR="004A6803" w:rsidRDefault="004A6803" w:rsidP="004A6803">
      <w:pPr>
        <w:pStyle w:val="ListParagraph"/>
        <w:ind w:left="360"/>
        <w:jc w:val="center"/>
        <w:rPr>
          <w:b/>
          <w:sz w:val="36"/>
          <w:szCs w:val="24"/>
          <w:u w:val="single"/>
        </w:rPr>
      </w:pPr>
      <w:r w:rsidRPr="0097523D">
        <w:rPr>
          <w:b/>
          <w:sz w:val="36"/>
          <w:szCs w:val="24"/>
          <w:u w:val="single"/>
        </w:rPr>
        <w:lastRenderedPageBreak/>
        <w:t>GitHub</w:t>
      </w:r>
    </w:p>
    <w:p w14:paraId="2A60FB6A" w14:textId="77777777" w:rsidR="004A6803" w:rsidRDefault="004A6803" w:rsidP="004A6803">
      <w:pPr>
        <w:pStyle w:val="ListParagraph"/>
        <w:ind w:left="360"/>
        <w:rPr>
          <w:sz w:val="24"/>
          <w:szCs w:val="24"/>
        </w:rPr>
      </w:pPr>
      <w:r>
        <w:rPr>
          <w:sz w:val="24"/>
          <w:szCs w:val="24"/>
        </w:rPr>
        <w:t>GitHub provides a web based interface for git. It also provides an online server where you can store the files. (Remember that Git stores the files locally and not on a server)</w:t>
      </w:r>
    </w:p>
    <w:p w14:paraId="6599CF19" w14:textId="77777777" w:rsidR="004A6803" w:rsidRDefault="004A6803" w:rsidP="004A6803">
      <w:pPr>
        <w:pStyle w:val="ListParagraph"/>
        <w:ind w:left="360"/>
        <w:rPr>
          <w:sz w:val="24"/>
          <w:szCs w:val="24"/>
        </w:rPr>
      </w:pPr>
    </w:p>
    <w:p w14:paraId="58AAD7C2" w14:textId="77777777" w:rsidR="004A6803" w:rsidRDefault="004A6803" w:rsidP="004A6803">
      <w:pPr>
        <w:pStyle w:val="ListParagraph"/>
        <w:ind w:left="360"/>
        <w:rPr>
          <w:sz w:val="24"/>
          <w:szCs w:val="24"/>
        </w:rPr>
      </w:pPr>
      <w:r>
        <w:rPr>
          <w:sz w:val="24"/>
          <w:szCs w:val="24"/>
        </w:rPr>
        <w:t xml:space="preserve">First of all, create an account on GitHub, and proceed with the following steps: </w:t>
      </w:r>
    </w:p>
    <w:p w14:paraId="2D2419F9" w14:textId="77777777" w:rsidR="004A6803" w:rsidRDefault="004A6803" w:rsidP="004A6803">
      <w:pPr>
        <w:pStyle w:val="ListParagraph"/>
        <w:ind w:left="360"/>
        <w:rPr>
          <w:sz w:val="24"/>
          <w:szCs w:val="24"/>
        </w:rPr>
      </w:pPr>
      <w:r>
        <w:rPr>
          <w:noProof/>
        </w:rPr>
        <w:drawing>
          <wp:anchor distT="0" distB="0" distL="114300" distR="114300" simplePos="0" relativeHeight="251663360" behindDoc="0" locked="0" layoutInCell="1" allowOverlap="1" wp14:anchorId="687A18BA" wp14:editId="2F1398AC">
            <wp:simplePos x="0" y="0"/>
            <wp:positionH relativeFrom="column">
              <wp:posOffset>3291840</wp:posOffset>
            </wp:positionH>
            <wp:positionV relativeFrom="paragraph">
              <wp:posOffset>15875</wp:posOffset>
            </wp:positionV>
            <wp:extent cx="2506980" cy="1249898"/>
            <wp:effectExtent l="0" t="0" r="7620" b="762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506980" cy="1249898"/>
                    </a:xfrm>
                    <a:prstGeom prst="rect">
                      <a:avLst/>
                    </a:prstGeom>
                  </pic:spPr>
                </pic:pic>
              </a:graphicData>
            </a:graphic>
            <wp14:sizeRelH relativeFrom="page">
              <wp14:pctWidth>0</wp14:pctWidth>
            </wp14:sizeRelH>
            <wp14:sizeRelV relativeFrom="page">
              <wp14:pctHeight>0</wp14:pctHeight>
            </wp14:sizeRelV>
          </wp:anchor>
        </w:drawing>
      </w:r>
    </w:p>
    <w:p w14:paraId="5D053FE5" w14:textId="77777777" w:rsidR="004A6803" w:rsidRDefault="004A6803" w:rsidP="004A6803">
      <w:pPr>
        <w:pStyle w:val="ListParagraph"/>
        <w:numPr>
          <w:ilvl w:val="0"/>
          <w:numId w:val="100"/>
        </w:numPr>
        <w:rPr>
          <w:sz w:val="24"/>
          <w:szCs w:val="24"/>
        </w:rPr>
      </w:pPr>
      <w:r>
        <w:rPr>
          <w:sz w:val="24"/>
          <w:szCs w:val="24"/>
        </w:rPr>
        <w:t>Create a repository by clicking on the plus icon:</w:t>
      </w:r>
    </w:p>
    <w:p w14:paraId="2D711740" w14:textId="77777777" w:rsidR="004A6803" w:rsidRDefault="004A6803" w:rsidP="004A6803">
      <w:pPr>
        <w:rPr>
          <w:sz w:val="24"/>
          <w:szCs w:val="24"/>
        </w:rPr>
      </w:pPr>
    </w:p>
    <w:p w14:paraId="6695AAAB" w14:textId="77777777" w:rsidR="004A6803" w:rsidRDefault="004A6803" w:rsidP="004A6803">
      <w:pPr>
        <w:rPr>
          <w:sz w:val="24"/>
          <w:szCs w:val="24"/>
        </w:rPr>
      </w:pPr>
    </w:p>
    <w:p w14:paraId="16C159B6" w14:textId="77777777" w:rsidR="004A6803" w:rsidRPr="004E3DF0" w:rsidRDefault="004A6803" w:rsidP="004A6803">
      <w:pPr>
        <w:rPr>
          <w:sz w:val="24"/>
          <w:szCs w:val="24"/>
        </w:rPr>
      </w:pPr>
    </w:p>
    <w:p w14:paraId="129B4AB3" w14:textId="77777777" w:rsidR="004A6803" w:rsidRDefault="004A6803" w:rsidP="004A6803">
      <w:pPr>
        <w:pStyle w:val="ListParagraph"/>
        <w:numPr>
          <w:ilvl w:val="0"/>
          <w:numId w:val="100"/>
        </w:numPr>
        <w:rPr>
          <w:sz w:val="24"/>
          <w:szCs w:val="24"/>
        </w:rPr>
      </w:pPr>
      <w:r>
        <w:rPr>
          <w:sz w:val="24"/>
          <w:szCs w:val="24"/>
        </w:rPr>
        <w:t>Fill out the repository name (do not use spaces), and create a repository with default options:</w:t>
      </w:r>
    </w:p>
    <w:p w14:paraId="6A8D759D" w14:textId="77777777" w:rsidR="004A6803" w:rsidRDefault="004A6803" w:rsidP="004A6803">
      <w:pPr>
        <w:pStyle w:val="ListParagraph"/>
        <w:ind w:left="360"/>
        <w:rPr>
          <w:sz w:val="24"/>
          <w:szCs w:val="24"/>
        </w:rPr>
      </w:pPr>
      <w:r>
        <w:rPr>
          <w:noProof/>
        </w:rPr>
        <w:drawing>
          <wp:inline distT="0" distB="0" distL="0" distR="0" wp14:anchorId="1DD4D70D" wp14:editId="094ADC07">
            <wp:extent cx="5341620" cy="522006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56165" cy="5234278"/>
                    </a:xfrm>
                    <a:prstGeom prst="rect">
                      <a:avLst/>
                    </a:prstGeom>
                  </pic:spPr>
                </pic:pic>
              </a:graphicData>
            </a:graphic>
          </wp:inline>
        </w:drawing>
      </w:r>
    </w:p>
    <w:p w14:paraId="4FE5F7E7" w14:textId="77777777" w:rsidR="004A6803" w:rsidRDefault="004A6803" w:rsidP="004A6803">
      <w:pPr>
        <w:pStyle w:val="ListParagraph"/>
        <w:numPr>
          <w:ilvl w:val="0"/>
          <w:numId w:val="100"/>
        </w:numPr>
        <w:rPr>
          <w:sz w:val="24"/>
          <w:szCs w:val="24"/>
        </w:rPr>
      </w:pPr>
      <w:r>
        <w:rPr>
          <w:sz w:val="24"/>
          <w:szCs w:val="24"/>
        </w:rPr>
        <w:lastRenderedPageBreak/>
        <w:t>After you have created your repository, let’s push some changes to it. First of all we have create an origin to which we can push to. Use the following lines to create an origin:</w:t>
      </w:r>
    </w:p>
    <w:p w14:paraId="44643A06" w14:textId="77777777" w:rsidR="004A6803" w:rsidRDefault="004A6803" w:rsidP="004A6803">
      <w:pPr>
        <w:pStyle w:val="ListParagraph"/>
        <w:ind w:left="360"/>
        <w:rPr>
          <w:rFonts w:ascii="Consolas" w:hAnsi="Consolas"/>
          <w:sz w:val="20"/>
          <w:szCs w:val="20"/>
        </w:rPr>
      </w:pPr>
      <w:r w:rsidRPr="00B5307D">
        <w:rPr>
          <w:rFonts w:ascii="Consolas" w:hAnsi="Consolas"/>
          <w:sz w:val="20"/>
          <w:szCs w:val="20"/>
          <w:highlight w:val="yellow"/>
        </w:rPr>
        <w:t xml:space="preserve">git remote add origin </w:t>
      </w:r>
      <w:hyperlink r:id="rId78" w:history="1">
        <w:r w:rsidRPr="006B7813">
          <w:rPr>
            <w:rStyle w:val="Hyperlink"/>
            <w:rFonts w:ascii="Consolas" w:hAnsi="Consolas"/>
            <w:sz w:val="20"/>
            <w:szCs w:val="20"/>
            <w:highlight w:val="yellow"/>
          </w:rPr>
          <w:t>https://github.com/Abeeha-Sattar/SCD.git</w:t>
        </w:r>
      </w:hyperlink>
    </w:p>
    <w:p w14:paraId="5412E19A" w14:textId="77777777" w:rsidR="004A6803" w:rsidRDefault="004A6803" w:rsidP="004A6803">
      <w:pPr>
        <w:pStyle w:val="ListParagraph"/>
        <w:ind w:left="360"/>
        <w:rPr>
          <w:rFonts w:ascii="Consolas" w:hAnsi="Consolas"/>
          <w:sz w:val="20"/>
          <w:szCs w:val="20"/>
        </w:rPr>
      </w:pPr>
      <w:r>
        <w:rPr>
          <w:noProof/>
        </w:rPr>
        <w:drawing>
          <wp:inline distT="0" distB="0" distL="0" distR="0" wp14:anchorId="17E7A4E7" wp14:editId="2CADF9C7">
            <wp:extent cx="5648325" cy="5429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48325" cy="542925"/>
                    </a:xfrm>
                    <a:prstGeom prst="rect">
                      <a:avLst/>
                    </a:prstGeom>
                  </pic:spPr>
                </pic:pic>
              </a:graphicData>
            </a:graphic>
          </wp:inline>
        </w:drawing>
      </w:r>
    </w:p>
    <w:p w14:paraId="7365C096" w14:textId="77777777" w:rsidR="004A6803" w:rsidRPr="00B5307D" w:rsidRDefault="004A6803" w:rsidP="004A6803">
      <w:pPr>
        <w:pStyle w:val="ListParagraph"/>
        <w:ind w:left="360"/>
        <w:rPr>
          <w:rFonts w:ascii="Consolas" w:hAnsi="Consolas"/>
          <w:sz w:val="20"/>
          <w:szCs w:val="20"/>
        </w:rPr>
      </w:pPr>
    </w:p>
    <w:p w14:paraId="219A2D0F" w14:textId="77777777" w:rsidR="004A6803" w:rsidRDefault="004A6803" w:rsidP="004A6803">
      <w:pPr>
        <w:pStyle w:val="ListParagraph"/>
        <w:numPr>
          <w:ilvl w:val="0"/>
          <w:numId w:val="100"/>
        </w:numPr>
        <w:rPr>
          <w:sz w:val="24"/>
          <w:szCs w:val="24"/>
        </w:rPr>
      </w:pPr>
      <w:r>
        <w:rPr>
          <w:sz w:val="24"/>
          <w:szCs w:val="24"/>
        </w:rPr>
        <w:t>To push to origin, use the following command:</w:t>
      </w:r>
    </w:p>
    <w:p w14:paraId="32BF67F3" w14:textId="77777777" w:rsidR="004A6803" w:rsidRDefault="004A6803" w:rsidP="004A6803">
      <w:pPr>
        <w:pStyle w:val="ListParagraph"/>
        <w:ind w:left="360"/>
        <w:rPr>
          <w:rFonts w:ascii="Consolas" w:hAnsi="Consolas"/>
          <w:sz w:val="20"/>
          <w:szCs w:val="20"/>
        </w:rPr>
      </w:pPr>
      <w:r w:rsidRPr="00B5307D">
        <w:rPr>
          <w:rFonts w:ascii="Consolas" w:hAnsi="Consolas"/>
          <w:sz w:val="20"/>
          <w:szCs w:val="20"/>
          <w:highlight w:val="yellow"/>
        </w:rPr>
        <w:t xml:space="preserve">git push -u origin </w:t>
      </w:r>
      <w:r w:rsidRPr="0030116F">
        <w:rPr>
          <w:rFonts w:ascii="Consolas" w:hAnsi="Consolas"/>
          <w:sz w:val="20"/>
          <w:szCs w:val="20"/>
          <w:highlight w:val="yellow"/>
        </w:rPr>
        <w:t>&lt;</w:t>
      </w:r>
      <w:proofErr w:type="spellStart"/>
      <w:r w:rsidRPr="0030116F">
        <w:rPr>
          <w:rFonts w:ascii="Consolas" w:hAnsi="Consolas"/>
          <w:sz w:val="20"/>
          <w:szCs w:val="20"/>
          <w:highlight w:val="yellow"/>
        </w:rPr>
        <w:t>branchname</w:t>
      </w:r>
      <w:proofErr w:type="spellEnd"/>
      <w:r w:rsidRPr="0030116F">
        <w:rPr>
          <w:rFonts w:ascii="Consolas" w:hAnsi="Consolas"/>
          <w:sz w:val="20"/>
          <w:szCs w:val="20"/>
          <w:highlight w:val="yellow"/>
        </w:rPr>
        <w:t>&gt;</w:t>
      </w:r>
    </w:p>
    <w:p w14:paraId="7403A466" w14:textId="77777777" w:rsidR="004A6803" w:rsidRDefault="004A6803" w:rsidP="004A6803">
      <w:pPr>
        <w:pStyle w:val="ListParagraph"/>
        <w:ind w:left="360"/>
        <w:rPr>
          <w:rFonts w:ascii="Consolas" w:hAnsi="Consolas"/>
          <w:sz w:val="20"/>
          <w:szCs w:val="20"/>
        </w:rPr>
      </w:pPr>
      <w:r>
        <w:rPr>
          <w:noProof/>
        </w:rPr>
        <w:drawing>
          <wp:inline distT="0" distB="0" distL="0" distR="0" wp14:anchorId="29540230" wp14:editId="16E4BC70">
            <wp:extent cx="4905375" cy="4095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05375" cy="409575"/>
                    </a:xfrm>
                    <a:prstGeom prst="rect">
                      <a:avLst/>
                    </a:prstGeom>
                  </pic:spPr>
                </pic:pic>
              </a:graphicData>
            </a:graphic>
          </wp:inline>
        </w:drawing>
      </w:r>
    </w:p>
    <w:p w14:paraId="4AC6D610" w14:textId="77777777" w:rsidR="004A6803" w:rsidRPr="0030116F" w:rsidRDefault="004A6803" w:rsidP="004A6803">
      <w:pPr>
        <w:pStyle w:val="ListParagraph"/>
        <w:ind w:left="360"/>
        <w:rPr>
          <w:rFonts w:ascii="Consolas" w:hAnsi="Consolas"/>
          <w:sz w:val="20"/>
          <w:szCs w:val="20"/>
        </w:rPr>
      </w:pPr>
    </w:p>
    <w:p w14:paraId="490F0B23" w14:textId="77777777" w:rsidR="004A6803" w:rsidRDefault="004A6803" w:rsidP="004A6803">
      <w:pPr>
        <w:pStyle w:val="ListParagraph"/>
        <w:numPr>
          <w:ilvl w:val="0"/>
          <w:numId w:val="100"/>
        </w:numPr>
        <w:rPr>
          <w:sz w:val="24"/>
          <w:szCs w:val="24"/>
        </w:rPr>
      </w:pPr>
      <w:r>
        <w:rPr>
          <w:sz w:val="24"/>
          <w:szCs w:val="24"/>
        </w:rPr>
        <w:t>You will be asked to authorize the login. Authorize via browser.</w:t>
      </w:r>
    </w:p>
    <w:p w14:paraId="612B2A0F" w14:textId="77777777" w:rsidR="004A6803" w:rsidRDefault="004A6803" w:rsidP="004A6803">
      <w:pPr>
        <w:pStyle w:val="ListParagraph"/>
        <w:ind w:left="360"/>
        <w:rPr>
          <w:sz w:val="24"/>
          <w:szCs w:val="24"/>
        </w:rPr>
      </w:pPr>
      <w:r>
        <w:rPr>
          <w:noProof/>
        </w:rPr>
        <w:drawing>
          <wp:inline distT="0" distB="0" distL="0" distR="0" wp14:anchorId="601DD5B9" wp14:editId="739D0D85">
            <wp:extent cx="4000500" cy="459501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10536" cy="4606545"/>
                    </a:xfrm>
                    <a:prstGeom prst="rect">
                      <a:avLst/>
                    </a:prstGeom>
                  </pic:spPr>
                </pic:pic>
              </a:graphicData>
            </a:graphic>
          </wp:inline>
        </w:drawing>
      </w:r>
    </w:p>
    <w:p w14:paraId="4FF97450" w14:textId="77777777" w:rsidR="004A6803" w:rsidRDefault="004A6803" w:rsidP="004A6803">
      <w:pPr>
        <w:pStyle w:val="ListParagraph"/>
        <w:ind w:left="360"/>
        <w:rPr>
          <w:sz w:val="24"/>
          <w:szCs w:val="24"/>
        </w:rPr>
      </w:pPr>
    </w:p>
    <w:p w14:paraId="2FF00C5C" w14:textId="77777777" w:rsidR="004A6803" w:rsidRDefault="004A6803" w:rsidP="004A6803">
      <w:pPr>
        <w:pStyle w:val="ListParagraph"/>
        <w:ind w:left="360"/>
        <w:rPr>
          <w:sz w:val="24"/>
          <w:szCs w:val="24"/>
        </w:rPr>
      </w:pPr>
    </w:p>
    <w:p w14:paraId="27170375" w14:textId="77777777" w:rsidR="004A6803" w:rsidRDefault="004A6803" w:rsidP="004A6803">
      <w:pPr>
        <w:pStyle w:val="ListParagraph"/>
        <w:ind w:left="360"/>
        <w:rPr>
          <w:sz w:val="24"/>
          <w:szCs w:val="24"/>
        </w:rPr>
      </w:pPr>
    </w:p>
    <w:p w14:paraId="38EC77C5" w14:textId="77777777" w:rsidR="004A6803" w:rsidRDefault="004A6803" w:rsidP="004A6803">
      <w:pPr>
        <w:pStyle w:val="ListParagraph"/>
        <w:ind w:left="360"/>
        <w:rPr>
          <w:sz w:val="24"/>
          <w:szCs w:val="24"/>
        </w:rPr>
      </w:pPr>
    </w:p>
    <w:p w14:paraId="62BB995B" w14:textId="77777777" w:rsidR="004A6803" w:rsidRDefault="004A6803" w:rsidP="004A6803">
      <w:pPr>
        <w:pStyle w:val="ListParagraph"/>
        <w:ind w:left="360"/>
        <w:rPr>
          <w:sz w:val="24"/>
          <w:szCs w:val="24"/>
        </w:rPr>
      </w:pPr>
    </w:p>
    <w:p w14:paraId="51F71B43" w14:textId="77777777" w:rsidR="004A6803" w:rsidRDefault="004A6803" w:rsidP="004A6803">
      <w:pPr>
        <w:pStyle w:val="ListParagraph"/>
        <w:numPr>
          <w:ilvl w:val="0"/>
          <w:numId w:val="100"/>
        </w:numPr>
        <w:rPr>
          <w:sz w:val="24"/>
          <w:szCs w:val="24"/>
        </w:rPr>
      </w:pPr>
      <w:r>
        <w:rPr>
          <w:sz w:val="24"/>
          <w:szCs w:val="24"/>
        </w:rPr>
        <w:lastRenderedPageBreak/>
        <w:t>You will be able to view the progress on your git bash/</w:t>
      </w:r>
      <w:proofErr w:type="spellStart"/>
      <w:r>
        <w:rPr>
          <w:sz w:val="24"/>
          <w:szCs w:val="24"/>
        </w:rPr>
        <w:t>cmd</w:t>
      </w:r>
      <w:proofErr w:type="spellEnd"/>
    </w:p>
    <w:p w14:paraId="0FDDC610" w14:textId="77777777" w:rsidR="004A6803" w:rsidRDefault="004A6803" w:rsidP="004A6803">
      <w:pPr>
        <w:pStyle w:val="ListParagraph"/>
        <w:ind w:left="360"/>
        <w:rPr>
          <w:sz w:val="24"/>
          <w:szCs w:val="24"/>
        </w:rPr>
      </w:pPr>
      <w:r>
        <w:rPr>
          <w:noProof/>
        </w:rPr>
        <w:drawing>
          <wp:inline distT="0" distB="0" distL="0" distR="0" wp14:anchorId="6B1C960F" wp14:editId="42B5A945">
            <wp:extent cx="5724525" cy="12001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24525" cy="1200150"/>
                    </a:xfrm>
                    <a:prstGeom prst="rect">
                      <a:avLst/>
                    </a:prstGeom>
                  </pic:spPr>
                </pic:pic>
              </a:graphicData>
            </a:graphic>
          </wp:inline>
        </w:drawing>
      </w:r>
    </w:p>
    <w:p w14:paraId="4A041CCB" w14:textId="77777777" w:rsidR="004A6803" w:rsidRDefault="004A6803" w:rsidP="004A6803">
      <w:pPr>
        <w:pStyle w:val="ListParagraph"/>
        <w:ind w:left="360"/>
        <w:rPr>
          <w:sz w:val="24"/>
          <w:szCs w:val="24"/>
        </w:rPr>
      </w:pPr>
    </w:p>
    <w:p w14:paraId="1AD16E71" w14:textId="77777777" w:rsidR="004A6803" w:rsidRDefault="004A6803" w:rsidP="004A6803">
      <w:pPr>
        <w:pStyle w:val="ListParagraph"/>
        <w:numPr>
          <w:ilvl w:val="0"/>
          <w:numId w:val="100"/>
        </w:numPr>
        <w:rPr>
          <w:sz w:val="24"/>
          <w:szCs w:val="24"/>
        </w:rPr>
      </w:pPr>
      <w:r>
        <w:rPr>
          <w:sz w:val="24"/>
          <w:szCs w:val="24"/>
        </w:rPr>
        <w:t>Refresh your repository page after you have pushed your files successfully.</w:t>
      </w:r>
    </w:p>
    <w:p w14:paraId="6F869E98" w14:textId="77777777" w:rsidR="004A6803" w:rsidRDefault="004A6803" w:rsidP="004A6803">
      <w:pPr>
        <w:pStyle w:val="ListParagraph"/>
        <w:ind w:left="360"/>
        <w:rPr>
          <w:sz w:val="24"/>
          <w:szCs w:val="24"/>
        </w:rPr>
      </w:pPr>
      <w:r>
        <w:rPr>
          <w:noProof/>
        </w:rPr>
        <w:drawing>
          <wp:inline distT="0" distB="0" distL="0" distR="0" wp14:anchorId="4E2BA497" wp14:editId="7B561D9A">
            <wp:extent cx="5943600" cy="19519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951990"/>
                    </a:xfrm>
                    <a:prstGeom prst="rect">
                      <a:avLst/>
                    </a:prstGeom>
                  </pic:spPr>
                </pic:pic>
              </a:graphicData>
            </a:graphic>
          </wp:inline>
        </w:drawing>
      </w:r>
    </w:p>
    <w:p w14:paraId="1A7F1A3E" w14:textId="77777777" w:rsidR="004A6803" w:rsidRDefault="004A6803" w:rsidP="004A6803">
      <w:pPr>
        <w:pStyle w:val="ListParagraph"/>
        <w:ind w:left="360"/>
        <w:rPr>
          <w:sz w:val="24"/>
          <w:szCs w:val="24"/>
        </w:rPr>
      </w:pPr>
    </w:p>
    <w:p w14:paraId="191E7B17" w14:textId="77777777" w:rsidR="004A6803" w:rsidRDefault="004A6803" w:rsidP="004A6803">
      <w:pPr>
        <w:pStyle w:val="ListParagraph"/>
        <w:numPr>
          <w:ilvl w:val="0"/>
          <w:numId w:val="100"/>
        </w:numPr>
        <w:rPr>
          <w:sz w:val="24"/>
          <w:szCs w:val="24"/>
        </w:rPr>
      </w:pPr>
      <w:r>
        <w:rPr>
          <w:sz w:val="24"/>
          <w:szCs w:val="24"/>
        </w:rPr>
        <w:t xml:space="preserve">Create a new branch where you will get the recent copy of the project from the repository – this is called cloning (using bash or </w:t>
      </w:r>
      <w:proofErr w:type="spellStart"/>
      <w:r>
        <w:rPr>
          <w:sz w:val="24"/>
          <w:szCs w:val="24"/>
        </w:rPr>
        <w:t>cmd</w:t>
      </w:r>
      <w:proofErr w:type="spellEnd"/>
      <w:r>
        <w:rPr>
          <w:sz w:val="24"/>
          <w:szCs w:val="24"/>
        </w:rPr>
        <w:t>)</w:t>
      </w:r>
    </w:p>
    <w:p w14:paraId="4164EE88" w14:textId="77777777" w:rsidR="004A6803" w:rsidRPr="0004396F" w:rsidRDefault="004A6803" w:rsidP="004A6803">
      <w:pPr>
        <w:pStyle w:val="ListParagraph"/>
        <w:ind w:left="360"/>
        <w:jc w:val="both"/>
        <w:rPr>
          <w:rFonts w:ascii="Consolas" w:hAnsi="Consolas"/>
          <w:sz w:val="20"/>
          <w:szCs w:val="20"/>
        </w:rPr>
      </w:pPr>
      <w:r w:rsidRPr="0004396F">
        <w:rPr>
          <w:rFonts w:ascii="Consolas" w:hAnsi="Consolas"/>
          <w:sz w:val="20"/>
          <w:szCs w:val="20"/>
          <w:highlight w:val="yellow"/>
        </w:rPr>
        <w:t>git checkout</w:t>
      </w:r>
      <w:r>
        <w:rPr>
          <w:rFonts w:ascii="Consolas" w:hAnsi="Consolas"/>
          <w:sz w:val="20"/>
          <w:szCs w:val="20"/>
          <w:highlight w:val="yellow"/>
        </w:rPr>
        <w:t xml:space="preserve"> -b</w:t>
      </w:r>
      <w:r w:rsidRPr="0004396F">
        <w:rPr>
          <w:rFonts w:ascii="Consolas" w:hAnsi="Consolas"/>
          <w:sz w:val="20"/>
          <w:szCs w:val="20"/>
          <w:highlight w:val="yellow"/>
        </w:rPr>
        <w:t xml:space="preserve"> &lt;branch-name&gt;</w:t>
      </w:r>
    </w:p>
    <w:p w14:paraId="581FB4B1" w14:textId="77777777" w:rsidR="004A6803" w:rsidRDefault="004A6803" w:rsidP="004A6803">
      <w:pPr>
        <w:pStyle w:val="ListParagraph"/>
        <w:ind w:left="360"/>
        <w:rPr>
          <w:sz w:val="24"/>
          <w:szCs w:val="24"/>
        </w:rPr>
      </w:pPr>
    </w:p>
    <w:p w14:paraId="5363C99C" w14:textId="77777777" w:rsidR="004A6803" w:rsidRDefault="004A6803" w:rsidP="004A6803">
      <w:pPr>
        <w:pStyle w:val="ListParagraph"/>
        <w:numPr>
          <w:ilvl w:val="0"/>
          <w:numId w:val="100"/>
        </w:numPr>
        <w:rPr>
          <w:sz w:val="24"/>
          <w:szCs w:val="24"/>
        </w:rPr>
      </w:pPr>
      <w:r>
        <w:rPr>
          <w:sz w:val="24"/>
          <w:szCs w:val="24"/>
        </w:rPr>
        <w:t>Clone the repository using the following command:</w:t>
      </w:r>
    </w:p>
    <w:p w14:paraId="363A414F" w14:textId="77777777" w:rsidR="004A6803" w:rsidRPr="00501008" w:rsidRDefault="004A6803" w:rsidP="004A6803">
      <w:pPr>
        <w:pStyle w:val="ListParagraph"/>
        <w:ind w:left="360"/>
        <w:rPr>
          <w:rFonts w:ascii="Consolas" w:hAnsi="Consolas"/>
          <w:sz w:val="20"/>
          <w:szCs w:val="20"/>
        </w:rPr>
      </w:pPr>
      <w:r w:rsidRPr="00501008">
        <w:rPr>
          <w:rFonts w:ascii="Consolas" w:hAnsi="Consolas"/>
          <w:sz w:val="20"/>
          <w:szCs w:val="20"/>
          <w:highlight w:val="yellow"/>
        </w:rPr>
        <w:t>git clone https://github.com/your-username/repository.git</w:t>
      </w:r>
    </w:p>
    <w:p w14:paraId="73E85328" w14:textId="77777777" w:rsidR="004A6803" w:rsidRDefault="004A6803" w:rsidP="004A6803">
      <w:pPr>
        <w:pStyle w:val="ListParagraph"/>
        <w:ind w:left="360"/>
        <w:rPr>
          <w:sz w:val="24"/>
          <w:szCs w:val="24"/>
        </w:rPr>
      </w:pPr>
      <w:r>
        <w:rPr>
          <w:noProof/>
        </w:rPr>
        <w:drawing>
          <wp:inline distT="0" distB="0" distL="0" distR="0" wp14:anchorId="31BA9A9A" wp14:editId="5EC9D0F2">
            <wp:extent cx="5074920" cy="2546642"/>
            <wp:effectExtent l="0" t="0" r="0" b="6350"/>
            <wp:docPr id="81" name="Picture 81" descr="GitHub Clone or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Clone or Downloa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78131" cy="2548253"/>
                    </a:xfrm>
                    <a:prstGeom prst="rect">
                      <a:avLst/>
                    </a:prstGeom>
                    <a:noFill/>
                    <a:ln>
                      <a:noFill/>
                    </a:ln>
                  </pic:spPr>
                </pic:pic>
              </a:graphicData>
            </a:graphic>
          </wp:inline>
        </w:drawing>
      </w:r>
    </w:p>
    <w:p w14:paraId="32CB0F1B" w14:textId="77777777" w:rsidR="004A6803" w:rsidRDefault="004A6803" w:rsidP="004A6803">
      <w:pPr>
        <w:pStyle w:val="ListParagraph"/>
        <w:ind w:left="360"/>
        <w:rPr>
          <w:sz w:val="24"/>
          <w:szCs w:val="24"/>
        </w:rPr>
      </w:pPr>
    </w:p>
    <w:p w14:paraId="330F561A" w14:textId="77777777" w:rsidR="004A6803" w:rsidRDefault="004A6803" w:rsidP="004A6803">
      <w:pPr>
        <w:pStyle w:val="ListParagraph"/>
        <w:ind w:left="360"/>
        <w:rPr>
          <w:sz w:val="24"/>
          <w:szCs w:val="24"/>
        </w:rPr>
      </w:pPr>
    </w:p>
    <w:p w14:paraId="6E66EE5F" w14:textId="77777777" w:rsidR="004A6803" w:rsidRDefault="004A6803" w:rsidP="004A6803">
      <w:pPr>
        <w:pStyle w:val="ListParagraph"/>
        <w:numPr>
          <w:ilvl w:val="0"/>
          <w:numId w:val="100"/>
        </w:numPr>
        <w:rPr>
          <w:sz w:val="24"/>
          <w:szCs w:val="24"/>
        </w:rPr>
      </w:pPr>
      <w:r>
        <w:rPr>
          <w:sz w:val="24"/>
          <w:szCs w:val="24"/>
        </w:rPr>
        <w:lastRenderedPageBreak/>
        <w:t>You can view the progress as it is being cloned:</w:t>
      </w:r>
    </w:p>
    <w:p w14:paraId="7DD3A4EC" w14:textId="77777777" w:rsidR="004A6803" w:rsidRDefault="004A6803" w:rsidP="004A6803">
      <w:pPr>
        <w:pStyle w:val="ListParagraph"/>
        <w:ind w:left="360"/>
        <w:rPr>
          <w:sz w:val="24"/>
          <w:szCs w:val="24"/>
        </w:rPr>
      </w:pPr>
      <w:r>
        <w:rPr>
          <w:noProof/>
        </w:rPr>
        <w:drawing>
          <wp:inline distT="0" distB="0" distL="0" distR="0" wp14:anchorId="7F61CD4B" wp14:editId="660DC056">
            <wp:extent cx="5591175" cy="12001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91175" cy="1200150"/>
                    </a:xfrm>
                    <a:prstGeom prst="rect">
                      <a:avLst/>
                    </a:prstGeom>
                  </pic:spPr>
                </pic:pic>
              </a:graphicData>
            </a:graphic>
          </wp:inline>
        </w:drawing>
      </w:r>
    </w:p>
    <w:p w14:paraId="3B6B0006" w14:textId="77777777" w:rsidR="004A6803" w:rsidRDefault="004A6803" w:rsidP="004A6803">
      <w:pPr>
        <w:pStyle w:val="ListParagraph"/>
        <w:ind w:left="360"/>
        <w:rPr>
          <w:sz w:val="24"/>
          <w:szCs w:val="24"/>
        </w:rPr>
      </w:pPr>
    </w:p>
    <w:p w14:paraId="5E47F8E9" w14:textId="77777777" w:rsidR="001472C9" w:rsidRPr="001472C9" w:rsidRDefault="001472C9" w:rsidP="001472C9">
      <w:pPr>
        <w:spacing w:line="360" w:lineRule="auto"/>
        <w:rPr>
          <w:rFonts w:eastAsia="Times New Roman"/>
          <w:sz w:val="52"/>
          <w:szCs w:val="32"/>
        </w:rPr>
      </w:pPr>
    </w:p>
    <w:sectPr w:rsidR="001472C9" w:rsidRPr="001472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B7D047" w14:textId="77777777" w:rsidR="003A3737" w:rsidRDefault="003A3737" w:rsidP="006B4559">
      <w:pPr>
        <w:spacing w:after="0" w:line="240" w:lineRule="auto"/>
      </w:pPr>
      <w:r>
        <w:separator/>
      </w:r>
    </w:p>
  </w:endnote>
  <w:endnote w:type="continuationSeparator" w:id="0">
    <w:p w14:paraId="259AC80C" w14:textId="77777777" w:rsidR="003A3737" w:rsidRDefault="003A3737" w:rsidP="006B45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Serif-Bold">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CC4BDF" w14:textId="77777777" w:rsidR="003A3737" w:rsidRDefault="003A3737" w:rsidP="006B4559">
      <w:pPr>
        <w:spacing w:after="0" w:line="240" w:lineRule="auto"/>
      </w:pPr>
      <w:r>
        <w:separator/>
      </w:r>
    </w:p>
  </w:footnote>
  <w:footnote w:type="continuationSeparator" w:id="0">
    <w:p w14:paraId="6BCDE66B" w14:textId="77777777" w:rsidR="003A3737" w:rsidRDefault="003A3737" w:rsidP="006B45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69213B"/>
    <w:multiLevelType w:val="multilevel"/>
    <w:tmpl w:val="06289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655BC"/>
    <w:multiLevelType w:val="multilevel"/>
    <w:tmpl w:val="B46E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F562E"/>
    <w:multiLevelType w:val="hybridMultilevel"/>
    <w:tmpl w:val="DFBCC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64C1B"/>
    <w:multiLevelType w:val="multilevel"/>
    <w:tmpl w:val="E7AEC3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360"/>
        </w:tabs>
        <w:ind w:left="3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B3498"/>
    <w:multiLevelType w:val="multilevel"/>
    <w:tmpl w:val="F258BA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BBA0148"/>
    <w:multiLevelType w:val="multilevel"/>
    <w:tmpl w:val="C23C24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C490EDA"/>
    <w:multiLevelType w:val="hybridMultilevel"/>
    <w:tmpl w:val="065677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99041C"/>
    <w:multiLevelType w:val="multilevel"/>
    <w:tmpl w:val="AAF8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2C6717"/>
    <w:multiLevelType w:val="multilevel"/>
    <w:tmpl w:val="43EE9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A0509B"/>
    <w:multiLevelType w:val="multilevel"/>
    <w:tmpl w:val="2B2A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BA03C5"/>
    <w:multiLevelType w:val="multilevel"/>
    <w:tmpl w:val="B216A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332117"/>
    <w:multiLevelType w:val="hybridMultilevel"/>
    <w:tmpl w:val="465804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B56BFC"/>
    <w:multiLevelType w:val="multilevel"/>
    <w:tmpl w:val="C1CA07E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6921A1E"/>
    <w:multiLevelType w:val="multilevel"/>
    <w:tmpl w:val="40F44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D34106"/>
    <w:multiLevelType w:val="multilevel"/>
    <w:tmpl w:val="A532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E024CE"/>
    <w:multiLevelType w:val="multilevel"/>
    <w:tmpl w:val="3AF8BB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8937A3"/>
    <w:multiLevelType w:val="multilevel"/>
    <w:tmpl w:val="6664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AC6E1E"/>
    <w:multiLevelType w:val="multilevel"/>
    <w:tmpl w:val="A58A1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C95805"/>
    <w:multiLevelType w:val="multilevel"/>
    <w:tmpl w:val="F886E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D3135F"/>
    <w:multiLevelType w:val="hybridMultilevel"/>
    <w:tmpl w:val="34921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441DB1"/>
    <w:multiLevelType w:val="hybridMultilevel"/>
    <w:tmpl w:val="6DAA878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A633DA"/>
    <w:multiLevelType w:val="multilevel"/>
    <w:tmpl w:val="0352BD4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AF7408"/>
    <w:multiLevelType w:val="multilevel"/>
    <w:tmpl w:val="5C407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262E9D"/>
    <w:multiLevelType w:val="hybridMultilevel"/>
    <w:tmpl w:val="0D42D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5C6F48"/>
    <w:multiLevelType w:val="hybridMultilevel"/>
    <w:tmpl w:val="D5EEA4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A04036A"/>
    <w:multiLevelType w:val="hybridMultilevel"/>
    <w:tmpl w:val="42A2BA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AB51042"/>
    <w:multiLevelType w:val="multilevel"/>
    <w:tmpl w:val="B07CF4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2BF47563"/>
    <w:multiLevelType w:val="multilevel"/>
    <w:tmpl w:val="6230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4C2094"/>
    <w:multiLevelType w:val="multilevel"/>
    <w:tmpl w:val="F976B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B326AF"/>
    <w:multiLevelType w:val="multilevel"/>
    <w:tmpl w:val="9A16C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C52E43"/>
    <w:multiLevelType w:val="multilevel"/>
    <w:tmpl w:val="FA38F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7A3B96"/>
    <w:multiLevelType w:val="hybridMultilevel"/>
    <w:tmpl w:val="5C661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E66896"/>
    <w:multiLevelType w:val="hybridMultilevel"/>
    <w:tmpl w:val="F3F83A0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360A5F18"/>
    <w:multiLevelType w:val="multilevel"/>
    <w:tmpl w:val="B69E45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3701518E"/>
    <w:multiLevelType w:val="hybridMultilevel"/>
    <w:tmpl w:val="FEE07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F453E3"/>
    <w:multiLevelType w:val="multilevel"/>
    <w:tmpl w:val="082CE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B6636F"/>
    <w:multiLevelType w:val="hybridMultilevel"/>
    <w:tmpl w:val="08BC7B5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8BD6543"/>
    <w:multiLevelType w:val="multilevel"/>
    <w:tmpl w:val="18D40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CA5D33"/>
    <w:multiLevelType w:val="hybridMultilevel"/>
    <w:tmpl w:val="628AB50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A4106AB"/>
    <w:multiLevelType w:val="multilevel"/>
    <w:tmpl w:val="EF181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D1C15A6"/>
    <w:multiLevelType w:val="hybridMultilevel"/>
    <w:tmpl w:val="741A70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E6561F6"/>
    <w:multiLevelType w:val="multilevel"/>
    <w:tmpl w:val="D25CBB6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3F5B3688"/>
    <w:multiLevelType w:val="multilevel"/>
    <w:tmpl w:val="2578F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45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F602FE"/>
    <w:multiLevelType w:val="hybridMultilevel"/>
    <w:tmpl w:val="DFA675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0163EA1"/>
    <w:multiLevelType w:val="multilevel"/>
    <w:tmpl w:val="DEA4E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8D1B5A"/>
    <w:multiLevelType w:val="hybridMultilevel"/>
    <w:tmpl w:val="8974C1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41801935"/>
    <w:multiLevelType w:val="hybridMultilevel"/>
    <w:tmpl w:val="96E42C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1BA49C4"/>
    <w:multiLevelType w:val="hybridMultilevel"/>
    <w:tmpl w:val="6F36F5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5D546F3"/>
    <w:multiLevelType w:val="hybridMultilevel"/>
    <w:tmpl w:val="577EFD3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7606649"/>
    <w:multiLevelType w:val="multilevel"/>
    <w:tmpl w:val="80C6C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E2513B"/>
    <w:multiLevelType w:val="hybridMultilevel"/>
    <w:tmpl w:val="BED811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FB05210"/>
    <w:multiLevelType w:val="multilevel"/>
    <w:tmpl w:val="F73C5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0D8397A"/>
    <w:multiLevelType w:val="hybridMultilevel"/>
    <w:tmpl w:val="790C66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2D04ECF"/>
    <w:multiLevelType w:val="multilevel"/>
    <w:tmpl w:val="2144A7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4615D8F"/>
    <w:multiLevelType w:val="hybridMultilevel"/>
    <w:tmpl w:val="B05C4E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54B67F8A"/>
    <w:multiLevelType w:val="multilevel"/>
    <w:tmpl w:val="6EC6011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57" w15:restartNumberingAfterBreak="0">
    <w:nsid w:val="552E0C72"/>
    <w:multiLevelType w:val="multilevel"/>
    <w:tmpl w:val="4F9C62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6815D96"/>
    <w:multiLevelType w:val="multilevel"/>
    <w:tmpl w:val="2942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7A2535"/>
    <w:multiLevelType w:val="hybridMultilevel"/>
    <w:tmpl w:val="4ADE8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1D265B"/>
    <w:multiLevelType w:val="hybridMultilevel"/>
    <w:tmpl w:val="340644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6A13BD"/>
    <w:multiLevelType w:val="multilevel"/>
    <w:tmpl w:val="DE9E0F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59862115"/>
    <w:multiLevelType w:val="hybridMultilevel"/>
    <w:tmpl w:val="CDD859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A7872B3"/>
    <w:multiLevelType w:val="hybridMultilevel"/>
    <w:tmpl w:val="346215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BE9422D"/>
    <w:multiLevelType w:val="hybridMultilevel"/>
    <w:tmpl w:val="735E7B2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E0E7B9A"/>
    <w:multiLevelType w:val="multilevel"/>
    <w:tmpl w:val="2C0E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EF34F73"/>
    <w:multiLevelType w:val="hybridMultilevel"/>
    <w:tmpl w:val="6002A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2260F24"/>
    <w:multiLevelType w:val="hybridMultilevel"/>
    <w:tmpl w:val="F734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397556E"/>
    <w:multiLevelType w:val="hybridMultilevel"/>
    <w:tmpl w:val="B5BEB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3BF6699"/>
    <w:multiLevelType w:val="multilevel"/>
    <w:tmpl w:val="7F66CD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15:restartNumberingAfterBreak="0">
    <w:nsid w:val="68181F49"/>
    <w:multiLevelType w:val="multilevel"/>
    <w:tmpl w:val="B9BA9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92B5FF3"/>
    <w:multiLevelType w:val="hybridMultilevel"/>
    <w:tmpl w:val="7E38A7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BB84ECB"/>
    <w:multiLevelType w:val="multilevel"/>
    <w:tmpl w:val="FC304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EDD6285"/>
    <w:multiLevelType w:val="hybridMultilevel"/>
    <w:tmpl w:val="135C1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F710726"/>
    <w:multiLevelType w:val="multilevel"/>
    <w:tmpl w:val="D4D0BF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70414EDD"/>
    <w:multiLevelType w:val="multilevel"/>
    <w:tmpl w:val="93AE22E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72FC70C5"/>
    <w:multiLevelType w:val="hybridMultilevel"/>
    <w:tmpl w:val="B6BA92BA"/>
    <w:lvl w:ilvl="0" w:tplc="3362A3E2">
      <w:start w:val="1"/>
      <w:numFmt w:val="decimal"/>
      <w:lvlText w:val="%1."/>
      <w:lvlJc w:val="left"/>
      <w:pPr>
        <w:ind w:left="1440" w:hanging="360"/>
      </w:pPr>
      <w:rPr>
        <w:rFonts w:ascii="LiberationSerif-Bold" w:hAnsi="LiberationSerif-Bold" w:cs="LiberationSerif-Bold" w:hint="default"/>
        <w:b/>
        <w:sz w:val="37"/>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73652A4A"/>
    <w:multiLevelType w:val="multilevel"/>
    <w:tmpl w:val="21F06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3747CA9"/>
    <w:multiLevelType w:val="multilevel"/>
    <w:tmpl w:val="78DE3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5661C10"/>
    <w:multiLevelType w:val="multilevel"/>
    <w:tmpl w:val="B35A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5BD32F3"/>
    <w:multiLevelType w:val="hybridMultilevel"/>
    <w:tmpl w:val="9DBCBA9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764470D9"/>
    <w:multiLevelType w:val="multilevel"/>
    <w:tmpl w:val="E658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4B1860"/>
    <w:multiLevelType w:val="multilevel"/>
    <w:tmpl w:val="A686FE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15:restartNumberingAfterBreak="0">
    <w:nsid w:val="789B1F2F"/>
    <w:multiLevelType w:val="hybridMultilevel"/>
    <w:tmpl w:val="3B963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8F3444C"/>
    <w:multiLevelType w:val="hybridMultilevel"/>
    <w:tmpl w:val="AC7802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945251D"/>
    <w:multiLevelType w:val="hybridMultilevel"/>
    <w:tmpl w:val="06F65A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C4819E4"/>
    <w:multiLevelType w:val="multilevel"/>
    <w:tmpl w:val="8A22BF32"/>
    <w:lvl w:ilvl="0">
      <w:start w:val="1"/>
      <w:numFmt w:val="decimalZero"/>
      <w:pStyle w:val="CODE"/>
      <w:lvlText w:val="%1"/>
      <w:lvlJc w:val="left"/>
      <w:pPr>
        <w:ind w:left="1080" w:hanging="360"/>
      </w:pPr>
      <w:rPr>
        <w:rFonts w:asciiTheme="minorHAnsi" w:hAnsiTheme="minorHAnsi" w:cs="Times New Roman" w:hint="default"/>
        <w:sz w:val="18"/>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7" w15:restartNumberingAfterBreak="0">
    <w:nsid w:val="7C692688"/>
    <w:multiLevelType w:val="multilevel"/>
    <w:tmpl w:val="F1B2C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C8D7167"/>
    <w:multiLevelType w:val="hybridMultilevel"/>
    <w:tmpl w:val="4F6A1FE4"/>
    <w:lvl w:ilvl="0" w:tplc="955EC5E6">
      <w:numFmt w:val="bullet"/>
      <w:lvlText w:val=""/>
      <w:lvlJc w:val="left"/>
      <w:pPr>
        <w:ind w:left="720" w:hanging="360"/>
      </w:pPr>
      <w:rPr>
        <w:rFonts w:ascii="Wingdings" w:eastAsia="Wingdings" w:hAnsi="Wingdings" w:cs="Wingdings" w:hint="default"/>
        <w:w w:val="100"/>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D8F2F51"/>
    <w:multiLevelType w:val="hybridMultilevel"/>
    <w:tmpl w:val="EAAC58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D9B6E28"/>
    <w:multiLevelType w:val="multilevel"/>
    <w:tmpl w:val="886E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1954699">
    <w:abstractNumId w:val="13"/>
  </w:num>
  <w:num w:numId="2" w16cid:durableId="391851283">
    <w:abstractNumId w:val="67"/>
  </w:num>
  <w:num w:numId="3" w16cid:durableId="520314435">
    <w:abstractNumId w:val="11"/>
  </w:num>
  <w:num w:numId="4" w16cid:durableId="859709348">
    <w:abstractNumId w:val="64"/>
  </w:num>
  <w:num w:numId="5" w16cid:durableId="1191601203">
    <w:abstractNumId w:val="74"/>
  </w:num>
  <w:num w:numId="6" w16cid:durableId="1692367683">
    <w:abstractNumId w:val="78"/>
  </w:num>
  <w:num w:numId="7" w16cid:durableId="52436108">
    <w:abstractNumId w:val="73"/>
  </w:num>
  <w:num w:numId="8" w16cid:durableId="635061802">
    <w:abstractNumId w:val="20"/>
  </w:num>
  <w:num w:numId="9" w16cid:durableId="2106923693">
    <w:abstractNumId w:val="32"/>
  </w:num>
  <w:num w:numId="10" w16cid:durableId="1053770685">
    <w:abstractNumId w:val="83"/>
  </w:num>
  <w:num w:numId="11" w16cid:durableId="949042979">
    <w:abstractNumId w:val="70"/>
  </w:num>
  <w:num w:numId="12" w16cid:durableId="1044600465">
    <w:abstractNumId w:val="24"/>
  </w:num>
  <w:num w:numId="13" w16cid:durableId="1717073997">
    <w:abstractNumId w:val="76"/>
  </w:num>
  <w:num w:numId="14" w16cid:durableId="1710376133">
    <w:abstractNumId w:val="27"/>
  </w:num>
  <w:num w:numId="15" w16cid:durableId="1289356916">
    <w:abstractNumId w:val="9"/>
  </w:num>
  <w:num w:numId="16" w16cid:durableId="1360230790">
    <w:abstractNumId w:val="72"/>
  </w:num>
  <w:num w:numId="17" w16cid:durableId="929511116">
    <w:abstractNumId w:val="8"/>
  </w:num>
  <w:num w:numId="18" w16cid:durableId="1726949094">
    <w:abstractNumId w:val="29"/>
  </w:num>
  <w:num w:numId="19" w16cid:durableId="233129866">
    <w:abstractNumId w:val="87"/>
  </w:num>
  <w:num w:numId="20" w16cid:durableId="1147092725">
    <w:abstractNumId w:val="36"/>
  </w:num>
  <w:num w:numId="21" w16cid:durableId="111172642">
    <w:abstractNumId w:val="6"/>
  </w:num>
  <w:num w:numId="22" w16cid:durableId="1232739060">
    <w:abstractNumId w:val="61"/>
  </w:num>
  <w:num w:numId="23" w16cid:durableId="1409577739">
    <w:abstractNumId w:val="13"/>
  </w:num>
  <w:num w:numId="24" w16cid:durableId="288436603">
    <w:abstractNumId w:val="42"/>
  </w:num>
  <w:num w:numId="25" w16cid:durableId="1546411012">
    <w:abstractNumId w:val="75"/>
  </w:num>
  <w:num w:numId="26" w16cid:durableId="1600872567">
    <w:abstractNumId w:val="3"/>
  </w:num>
  <w:num w:numId="27" w16cid:durableId="339547484">
    <w:abstractNumId w:val="88"/>
  </w:num>
  <w:num w:numId="28" w16cid:durableId="2124378726">
    <w:abstractNumId w:val="28"/>
  </w:num>
  <w:num w:numId="29" w16cid:durableId="120459075">
    <w:abstractNumId w:val="10"/>
  </w:num>
  <w:num w:numId="30" w16cid:durableId="147868368">
    <w:abstractNumId w:val="81"/>
  </w:num>
  <w:num w:numId="31" w16cid:durableId="1658878012">
    <w:abstractNumId w:val="30"/>
  </w:num>
  <w:num w:numId="32" w16cid:durableId="685447737">
    <w:abstractNumId w:val="18"/>
  </w:num>
  <w:num w:numId="33" w16cid:durableId="714622128">
    <w:abstractNumId w:val="0"/>
  </w:num>
  <w:num w:numId="34" w16cid:durableId="1616014254">
    <w:abstractNumId w:val="45"/>
  </w:num>
  <w:num w:numId="35" w16cid:durableId="1192495733">
    <w:abstractNumId w:val="79"/>
  </w:num>
  <w:num w:numId="36" w16cid:durableId="676808648">
    <w:abstractNumId w:val="2"/>
  </w:num>
  <w:num w:numId="37" w16cid:durableId="1687948073">
    <w:abstractNumId w:val="55"/>
  </w:num>
  <w:num w:numId="38" w16cid:durableId="863203639">
    <w:abstractNumId w:val="54"/>
  </w:num>
  <w:num w:numId="39" w16cid:durableId="2098212423">
    <w:abstractNumId w:val="23"/>
  </w:num>
  <w:num w:numId="40" w16cid:durableId="2033220054">
    <w:abstractNumId w:val="58"/>
  </w:num>
  <w:num w:numId="41" w16cid:durableId="12615071">
    <w:abstractNumId w:val="52"/>
  </w:num>
  <w:num w:numId="42" w16cid:durableId="55324934">
    <w:abstractNumId w:val="16"/>
  </w:num>
  <w:num w:numId="43" w16cid:durableId="96605615">
    <w:abstractNumId w:val="1"/>
  </w:num>
  <w:num w:numId="44" w16cid:durableId="762922462">
    <w:abstractNumId w:val="19"/>
  </w:num>
  <w:num w:numId="45" w16cid:durableId="1751194170">
    <w:abstractNumId w:val="31"/>
  </w:num>
  <w:num w:numId="46" w16cid:durableId="658075297">
    <w:abstractNumId w:val="15"/>
  </w:num>
  <w:num w:numId="47" w16cid:durableId="1507288782">
    <w:abstractNumId w:val="50"/>
  </w:num>
  <w:num w:numId="48" w16cid:durableId="233705500">
    <w:abstractNumId w:val="41"/>
  </w:num>
  <w:num w:numId="49" w16cid:durableId="1297954925">
    <w:abstractNumId w:val="68"/>
  </w:num>
  <w:num w:numId="50" w16cid:durableId="1536889731">
    <w:abstractNumId w:val="26"/>
  </w:num>
  <w:num w:numId="51" w16cid:durableId="2060937330">
    <w:abstractNumId w:val="37"/>
  </w:num>
  <w:num w:numId="52" w16cid:durableId="1948345298">
    <w:abstractNumId w:val="48"/>
  </w:num>
  <w:num w:numId="53" w16cid:durableId="225261746">
    <w:abstractNumId w:val="49"/>
  </w:num>
  <w:num w:numId="54" w16cid:durableId="136604643">
    <w:abstractNumId w:val="39"/>
  </w:num>
  <w:num w:numId="55" w16cid:durableId="140737032">
    <w:abstractNumId w:val="71"/>
  </w:num>
  <w:num w:numId="56" w16cid:durableId="940644147">
    <w:abstractNumId w:val="65"/>
  </w:num>
  <w:num w:numId="57" w16cid:durableId="675036945">
    <w:abstractNumId w:val="38"/>
  </w:num>
  <w:num w:numId="58" w16cid:durableId="2019845363">
    <w:abstractNumId w:val="84"/>
  </w:num>
  <w:num w:numId="59" w16cid:durableId="2069573966">
    <w:abstractNumId w:val="44"/>
  </w:num>
  <w:num w:numId="60" w16cid:durableId="1375081915">
    <w:abstractNumId w:val="4"/>
  </w:num>
  <w:num w:numId="61" w16cid:durableId="1427732795">
    <w:abstractNumId w:val="4"/>
    <w:lvlOverride w:ilvl="1">
      <w:lvl w:ilvl="1">
        <w:numFmt w:val="bullet"/>
        <w:lvlText w:val="o"/>
        <w:lvlJc w:val="left"/>
        <w:pPr>
          <w:tabs>
            <w:tab w:val="num" w:pos="450"/>
          </w:tabs>
          <w:ind w:left="450" w:hanging="360"/>
        </w:pPr>
        <w:rPr>
          <w:rFonts w:ascii="Courier New" w:hAnsi="Courier New" w:hint="default"/>
          <w:sz w:val="20"/>
        </w:rPr>
      </w:lvl>
    </w:lvlOverride>
  </w:num>
  <w:num w:numId="62" w16cid:durableId="1402826251">
    <w:abstractNumId w:val="82"/>
  </w:num>
  <w:num w:numId="63" w16cid:durableId="836305669">
    <w:abstractNumId w:val="43"/>
  </w:num>
  <w:num w:numId="64" w16cid:durableId="934752163">
    <w:abstractNumId w:val="57"/>
  </w:num>
  <w:num w:numId="65" w16cid:durableId="1351641157">
    <w:abstractNumId w:val="40"/>
  </w:num>
  <w:num w:numId="66" w16cid:durableId="1307203706">
    <w:abstractNumId w:val="85"/>
  </w:num>
  <w:num w:numId="67" w16cid:durableId="334695941">
    <w:abstractNumId w:val="17"/>
  </w:num>
  <w:num w:numId="68" w16cid:durableId="1095634717">
    <w:abstractNumId w:val="7"/>
  </w:num>
  <w:num w:numId="69" w16cid:durableId="400561501">
    <w:abstractNumId w:val="77"/>
  </w:num>
  <w:num w:numId="70" w16cid:durableId="43140263">
    <w:abstractNumId w:val="22"/>
  </w:num>
  <w:num w:numId="71" w16cid:durableId="300884097">
    <w:abstractNumId w:val="14"/>
  </w:num>
  <w:num w:numId="72" w16cid:durableId="1926524210">
    <w:abstractNumId w:val="60"/>
  </w:num>
  <w:num w:numId="73" w16cid:durableId="229924252">
    <w:abstractNumId w:val="89"/>
  </w:num>
  <w:num w:numId="74" w16cid:durableId="545023244">
    <w:abstractNumId w:val="59"/>
  </w:num>
  <w:num w:numId="75" w16cid:durableId="233470772">
    <w:abstractNumId w:val="53"/>
  </w:num>
  <w:num w:numId="76" w16cid:durableId="377096520">
    <w:abstractNumId w:val="47"/>
  </w:num>
  <w:num w:numId="77" w16cid:durableId="1292051741">
    <w:abstractNumId w:val="80"/>
  </w:num>
  <w:num w:numId="78" w16cid:durableId="1554583573">
    <w:abstractNumId w:val="25"/>
  </w:num>
  <w:num w:numId="79" w16cid:durableId="497618019">
    <w:abstractNumId w:val="62"/>
  </w:num>
  <w:num w:numId="80" w16cid:durableId="2034958524">
    <w:abstractNumId w:val="63"/>
  </w:num>
  <w:num w:numId="81" w16cid:durableId="538321029">
    <w:abstractNumId w:val="51"/>
  </w:num>
  <w:num w:numId="82" w16cid:durableId="385296357">
    <w:abstractNumId w:val="90"/>
  </w:num>
  <w:num w:numId="83" w16cid:durableId="1197698669">
    <w:abstractNumId w:val="56"/>
  </w:num>
  <w:num w:numId="84" w16cid:durableId="848105062">
    <w:abstractNumId w:val="5"/>
  </w:num>
  <w:num w:numId="85" w16cid:durableId="1150831104">
    <w:abstractNumId w:val="34"/>
  </w:num>
  <w:num w:numId="86" w16cid:durableId="1982270608">
    <w:abstractNumId w:val="12"/>
  </w:num>
  <w:num w:numId="87" w16cid:durableId="73755633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75219760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850875152">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642152211">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3458009">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726297019">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03305468">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350447338">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37921007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12076057">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184709739">
    <w:abstractNumId w:val="66"/>
  </w:num>
  <w:num w:numId="98" w16cid:durableId="1390231329">
    <w:abstractNumId w:val="35"/>
  </w:num>
  <w:num w:numId="99" w16cid:durableId="2047486704">
    <w:abstractNumId w:val="33"/>
  </w:num>
  <w:num w:numId="100" w16cid:durableId="31812155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B45"/>
    <w:rsid w:val="000002C7"/>
    <w:rsid w:val="0000292B"/>
    <w:rsid w:val="00002DFE"/>
    <w:rsid w:val="00002EB4"/>
    <w:rsid w:val="00004D85"/>
    <w:rsid w:val="00015C3E"/>
    <w:rsid w:val="000236A6"/>
    <w:rsid w:val="00024E50"/>
    <w:rsid w:val="0003713D"/>
    <w:rsid w:val="00042DFC"/>
    <w:rsid w:val="00045577"/>
    <w:rsid w:val="0004590E"/>
    <w:rsid w:val="00046AD0"/>
    <w:rsid w:val="00053D6F"/>
    <w:rsid w:val="00054794"/>
    <w:rsid w:val="000617BF"/>
    <w:rsid w:val="0006493D"/>
    <w:rsid w:val="00081660"/>
    <w:rsid w:val="0008218A"/>
    <w:rsid w:val="000848C7"/>
    <w:rsid w:val="000856FB"/>
    <w:rsid w:val="000870BB"/>
    <w:rsid w:val="000911AD"/>
    <w:rsid w:val="00093303"/>
    <w:rsid w:val="000947AE"/>
    <w:rsid w:val="00094B45"/>
    <w:rsid w:val="00096BA3"/>
    <w:rsid w:val="00097DB2"/>
    <w:rsid w:val="000A4894"/>
    <w:rsid w:val="000A4ADB"/>
    <w:rsid w:val="000A5248"/>
    <w:rsid w:val="000B2331"/>
    <w:rsid w:val="000B3C8A"/>
    <w:rsid w:val="000B5B5F"/>
    <w:rsid w:val="000C0812"/>
    <w:rsid w:val="000D20AC"/>
    <w:rsid w:val="000D2FAC"/>
    <w:rsid w:val="000D6203"/>
    <w:rsid w:val="000E1063"/>
    <w:rsid w:val="000E76B0"/>
    <w:rsid w:val="001022C2"/>
    <w:rsid w:val="00104474"/>
    <w:rsid w:val="00104602"/>
    <w:rsid w:val="00105B2E"/>
    <w:rsid w:val="00105C0A"/>
    <w:rsid w:val="00107474"/>
    <w:rsid w:val="0011013C"/>
    <w:rsid w:val="001170F6"/>
    <w:rsid w:val="00117CA7"/>
    <w:rsid w:val="00130DF9"/>
    <w:rsid w:val="001315BA"/>
    <w:rsid w:val="00133C4D"/>
    <w:rsid w:val="001340C7"/>
    <w:rsid w:val="0013440B"/>
    <w:rsid w:val="00136685"/>
    <w:rsid w:val="001373F1"/>
    <w:rsid w:val="00143352"/>
    <w:rsid w:val="001446C6"/>
    <w:rsid w:val="00145238"/>
    <w:rsid w:val="0014632F"/>
    <w:rsid w:val="001472C9"/>
    <w:rsid w:val="00155802"/>
    <w:rsid w:val="001633FE"/>
    <w:rsid w:val="00165694"/>
    <w:rsid w:val="0016606E"/>
    <w:rsid w:val="001711CD"/>
    <w:rsid w:val="00171FDE"/>
    <w:rsid w:val="00172E95"/>
    <w:rsid w:val="0017377B"/>
    <w:rsid w:val="00174C41"/>
    <w:rsid w:val="001813AC"/>
    <w:rsid w:val="00181B17"/>
    <w:rsid w:val="00181EB8"/>
    <w:rsid w:val="0018281C"/>
    <w:rsid w:val="0018532B"/>
    <w:rsid w:val="0018561E"/>
    <w:rsid w:val="00190751"/>
    <w:rsid w:val="00190C3F"/>
    <w:rsid w:val="00193E44"/>
    <w:rsid w:val="001A05F4"/>
    <w:rsid w:val="001A31EA"/>
    <w:rsid w:val="001B26F5"/>
    <w:rsid w:val="001B3D22"/>
    <w:rsid w:val="001C2672"/>
    <w:rsid w:val="001C2ACA"/>
    <w:rsid w:val="001C55E2"/>
    <w:rsid w:val="001C63B3"/>
    <w:rsid w:val="001C7D52"/>
    <w:rsid w:val="001D1D1B"/>
    <w:rsid w:val="001D2B7A"/>
    <w:rsid w:val="001D7B00"/>
    <w:rsid w:val="001E3F3E"/>
    <w:rsid w:val="001E423F"/>
    <w:rsid w:val="001E450E"/>
    <w:rsid w:val="001E5354"/>
    <w:rsid w:val="001E69D8"/>
    <w:rsid w:val="001F29FC"/>
    <w:rsid w:val="0020148E"/>
    <w:rsid w:val="00203BE1"/>
    <w:rsid w:val="002070FE"/>
    <w:rsid w:val="00210904"/>
    <w:rsid w:val="002125DF"/>
    <w:rsid w:val="00213144"/>
    <w:rsid w:val="00213BCC"/>
    <w:rsid w:val="00213E3A"/>
    <w:rsid w:val="00222EA3"/>
    <w:rsid w:val="002311BD"/>
    <w:rsid w:val="002341C0"/>
    <w:rsid w:val="002445FA"/>
    <w:rsid w:val="0024519F"/>
    <w:rsid w:val="0024767E"/>
    <w:rsid w:val="00247E44"/>
    <w:rsid w:val="00253AF9"/>
    <w:rsid w:val="00256F68"/>
    <w:rsid w:val="00257CC6"/>
    <w:rsid w:val="00260110"/>
    <w:rsid w:val="00265F9D"/>
    <w:rsid w:val="00270966"/>
    <w:rsid w:val="002752CC"/>
    <w:rsid w:val="0028120A"/>
    <w:rsid w:val="00282C44"/>
    <w:rsid w:val="00282FBE"/>
    <w:rsid w:val="00283584"/>
    <w:rsid w:val="00283B95"/>
    <w:rsid w:val="002851CE"/>
    <w:rsid w:val="0029026A"/>
    <w:rsid w:val="00291B9F"/>
    <w:rsid w:val="00291F38"/>
    <w:rsid w:val="002A0B60"/>
    <w:rsid w:val="002A163D"/>
    <w:rsid w:val="002A54ED"/>
    <w:rsid w:val="002B776C"/>
    <w:rsid w:val="002C26DD"/>
    <w:rsid w:val="002C336C"/>
    <w:rsid w:val="002C3649"/>
    <w:rsid w:val="002C6F3C"/>
    <w:rsid w:val="002D119D"/>
    <w:rsid w:val="002D4F8C"/>
    <w:rsid w:val="002D5A93"/>
    <w:rsid w:val="002E5AC5"/>
    <w:rsid w:val="002E7519"/>
    <w:rsid w:val="002F231A"/>
    <w:rsid w:val="002F2496"/>
    <w:rsid w:val="002F4321"/>
    <w:rsid w:val="002F4474"/>
    <w:rsid w:val="002F4A14"/>
    <w:rsid w:val="002F4E6D"/>
    <w:rsid w:val="00300B16"/>
    <w:rsid w:val="00302EE7"/>
    <w:rsid w:val="00303BBD"/>
    <w:rsid w:val="003041B3"/>
    <w:rsid w:val="00304D18"/>
    <w:rsid w:val="003053F0"/>
    <w:rsid w:val="00307499"/>
    <w:rsid w:val="00316DEB"/>
    <w:rsid w:val="0031721C"/>
    <w:rsid w:val="00333B28"/>
    <w:rsid w:val="003350F6"/>
    <w:rsid w:val="00337197"/>
    <w:rsid w:val="003434B8"/>
    <w:rsid w:val="00345F23"/>
    <w:rsid w:val="00346D28"/>
    <w:rsid w:val="00350BAB"/>
    <w:rsid w:val="00354BEA"/>
    <w:rsid w:val="00363CC5"/>
    <w:rsid w:val="00365F90"/>
    <w:rsid w:val="003716BA"/>
    <w:rsid w:val="003773C6"/>
    <w:rsid w:val="00382E32"/>
    <w:rsid w:val="0038581B"/>
    <w:rsid w:val="003920A3"/>
    <w:rsid w:val="003955C7"/>
    <w:rsid w:val="003A0C3B"/>
    <w:rsid w:val="003A202F"/>
    <w:rsid w:val="003A3737"/>
    <w:rsid w:val="003B1F88"/>
    <w:rsid w:val="003B483B"/>
    <w:rsid w:val="003B5E58"/>
    <w:rsid w:val="003C1989"/>
    <w:rsid w:val="003C399F"/>
    <w:rsid w:val="003D4A7E"/>
    <w:rsid w:val="003D5BE8"/>
    <w:rsid w:val="003D5FFA"/>
    <w:rsid w:val="003D6610"/>
    <w:rsid w:val="003D6E5A"/>
    <w:rsid w:val="003D777C"/>
    <w:rsid w:val="003E6F69"/>
    <w:rsid w:val="003F3548"/>
    <w:rsid w:val="003F48E2"/>
    <w:rsid w:val="00403321"/>
    <w:rsid w:val="0041108D"/>
    <w:rsid w:val="00414EE2"/>
    <w:rsid w:val="004206F0"/>
    <w:rsid w:val="00426867"/>
    <w:rsid w:val="00427A61"/>
    <w:rsid w:val="0043109F"/>
    <w:rsid w:val="004332E5"/>
    <w:rsid w:val="00434202"/>
    <w:rsid w:val="00437744"/>
    <w:rsid w:val="00440BD6"/>
    <w:rsid w:val="004439B9"/>
    <w:rsid w:val="00447533"/>
    <w:rsid w:val="00450BB0"/>
    <w:rsid w:val="00454FB5"/>
    <w:rsid w:val="004630BE"/>
    <w:rsid w:val="00467AB4"/>
    <w:rsid w:val="004703A4"/>
    <w:rsid w:val="00477A54"/>
    <w:rsid w:val="004828E8"/>
    <w:rsid w:val="00485E2E"/>
    <w:rsid w:val="004916EA"/>
    <w:rsid w:val="004922D5"/>
    <w:rsid w:val="00492A19"/>
    <w:rsid w:val="00495AED"/>
    <w:rsid w:val="0049605B"/>
    <w:rsid w:val="00496908"/>
    <w:rsid w:val="00497D0A"/>
    <w:rsid w:val="004A01C4"/>
    <w:rsid w:val="004A0C10"/>
    <w:rsid w:val="004A1AB7"/>
    <w:rsid w:val="004A6803"/>
    <w:rsid w:val="004B3971"/>
    <w:rsid w:val="004B5A47"/>
    <w:rsid w:val="004B5DC6"/>
    <w:rsid w:val="004B6690"/>
    <w:rsid w:val="004C345B"/>
    <w:rsid w:val="004C51DC"/>
    <w:rsid w:val="004C53B2"/>
    <w:rsid w:val="004C58FF"/>
    <w:rsid w:val="004D342A"/>
    <w:rsid w:val="004D34DC"/>
    <w:rsid w:val="004D40B3"/>
    <w:rsid w:val="004D4867"/>
    <w:rsid w:val="004E15B2"/>
    <w:rsid w:val="004E4690"/>
    <w:rsid w:val="004F373A"/>
    <w:rsid w:val="004F3B2D"/>
    <w:rsid w:val="004F4724"/>
    <w:rsid w:val="004F73D4"/>
    <w:rsid w:val="00502AD4"/>
    <w:rsid w:val="0050381E"/>
    <w:rsid w:val="00504F70"/>
    <w:rsid w:val="005056EB"/>
    <w:rsid w:val="00513E99"/>
    <w:rsid w:val="00517C59"/>
    <w:rsid w:val="005248F2"/>
    <w:rsid w:val="00526142"/>
    <w:rsid w:val="0053437B"/>
    <w:rsid w:val="00536D1C"/>
    <w:rsid w:val="005430B5"/>
    <w:rsid w:val="00543885"/>
    <w:rsid w:val="00543D0C"/>
    <w:rsid w:val="005518D7"/>
    <w:rsid w:val="00551AC3"/>
    <w:rsid w:val="00553D01"/>
    <w:rsid w:val="00563AAC"/>
    <w:rsid w:val="00565C29"/>
    <w:rsid w:val="00571DB4"/>
    <w:rsid w:val="00572DDE"/>
    <w:rsid w:val="00573635"/>
    <w:rsid w:val="00575B6F"/>
    <w:rsid w:val="005776EB"/>
    <w:rsid w:val="00577EB9"/>
    <w:rsid w:val="00581A43"/>
    <w:rsid w:val="00582154"/>
    <w:rsid w:val="00584B36"/>
    <w:rsid w:val="0058518C"/>
    <w:rsid w:val="005906E4"/>
    <w:rsid w:val="005965D5"/>
    <w:rsid w:val="00597632"/>
    <w:rsid w:val="005A018F"/>
    <w:rsid w:val="005A24A7"/>
    <w:rsid w:val="005B3314"/>
    <w:rsid w:val="005C3308"/>
    <w:rsid w:val="005C76E9"/>
    <w:rsid w:val="005D7758"/>
    <w:rsid w:val="005E13CF"/>
    <w:rsid w:val="005E4FBF"/>
    <w:rsid w:val="005F15BA"/>
    <w:rsid w:val="005F19AF"/>
    <w:rsid w:val="005F2E35"/>
    <w:rsid w:val="00601612"/>
    <w:rsid w:val="006047AE"/>
    <w:rsid w:val="00606BE6"/>
    <w:rsid w:val="00606CE1"/>
    <w:rsid w:val="0061468E"/>
    <w:rsid w:val="00616D0E"/>
    <w:rsid w:val="006241D8"/>
    <w:rsid w:val="00625E6F"/>
    <w:rsid w:val="006300D0"/>
    <w:rsid w:val="00630479"/>
    <w:rsid w:val="00632C21"/>
    <w:rsid w:val="006341E1"/>
    <w:rsid w:val="00635172"/>
    <w:rsid w:val="00636893"/>
    <w:rsid w:val="006423CB"/>
    <w:rsid w:val="006428F5"/>
    <w:rsid w:val="006465CA"/>
    <w:rsid w:val="00647467"/>
    <w:rsid w:val="006479A3"/>
    <w:rsid w:val="0065194A"/>
    <w:rsid w:val="0065386E"/>
    <w:rsid w:val="00662310"/>
    <w:rsid w:val="00665325"/>
    <w:rsid w:val="00665367"/>
    <w:rsid w:val="00675BBE"/>
    <w:rsid w:val="00680CEC"/>
    <w:rsid w:val="00680EEA"/>
    <w:rsid w:val="006819B6"/>
    <w:rsid w:val="00687C50"/>
    <w:rsid w:val="00687D31"/>
    <w:rsid w:val="006905B5"/>
    <w:rsid w:val="00691FBC"/>
    <w:rsid w:val="00694C11"/>
    <w:rsid w:val="006953F3"/>
    <w:rsid w:val="0069770E"/>
    <w:rsid w:val="00697C4F"/>
    <w:rsid w:val="00697F84"/>
    <w:rsid w:val="006A0A08"/>
    <w:rsid w:val="006A0FE6"/>
    <w:rsid w:val="006A1F00"/>
    <w:rsid w:val="006A230C"/>
    <w:rsid w:val="006A2C85"/>
    <w:rsid w:val="006A364B"/>
    <w:rsid w:val="006A7A8D"/>
    <w:rsid w:val="006B4559"/>
    <w:rsid w:val="006B5D53"/>
    <w:rsid w:val="006C3AFB"/>
    <w:rsid w:val="006C3B2C"/>
    <w:rsid w:val="006C4DE7"/>
    <w:rsid w:val="006C78AA"/>
    <w:rsid w:val="006C7E89"/>
    <w:rsid w:val="006D0200"/>
    <w:rsid w:val="006D405D"/>
    <w:rsid w:val="006E26B6"/>
    <w:rsid w:val="006E65EF"/>
    <w:rsid w:val="006F0FBB"/>
    <w:rsid w:val="006F2CEC"/>
    <w:rsid w:val="006F7C85"/>
    <w:rsid w:val="00700B21"/>
    <w:rsid w:val="00711D3A"/>
    <w:rsid w:val="00714718"/>
    <w:rsid w:val="007165C9"/>
    <w:rsid w:val="00717450"/>
    <w:rsid w:val="00720A00"/>
    <w:rsid w:val="0072419C"/>
    <w:rsid w:val="0072746D"/>
    <w:rsid w:val="00731513"/>
    <w:rsid w:val="00735667"/>
    <w:rsid w:val="00735B06"/>
    <w:rsid w:val="0073609F"/>
    <w:rsid w:val="007427C2"/>
    <w:rsid w:val="00742E1E"/>
    <w:rsid w:val="007443E3"/>
    <w:rsid w:val="0074619C"/>
    <w:rsid w:val="00747020"/>
    <w:rsid w:val="007501C8"/>
    <w:rsid w:val="00755806"/>
    <w:rsid w:val="007604AA"/>
    <w:rsid w:val="00760F38"/>
    <w:rsid w:val="00764212"/>
    <w:rsid w:val="00766B64"/>
    <w:rsid w:val="0077254C"/>
    <w:rsid w:val="00773154"/>
    <w:rsid w:val="0077511D"/>
    <w:rsid w:val="007753C7"/>
    <w:rsid w:val="00780D0C"/>
    <w:rsid w:val="007912A1"/>
    <w:rsid w:val="007921A1"/>
    <w:rsid w:val="0079765E"/>
    <w:rsid w:val="007A0A66"/>
    <w:rsid w:val="007A0B3A"/>
    <w:rsid w:val="007A2F9B"/>
    <w:rsid w:val="007A434F"/>
    <w:rsid w:val="007A6E3B"/>
    <w:rsid w:val="007B1228"/>
    <w:rsid w:val="007B2AF0"/>
    <w:rsid w:val="007C45DB"/>
    <w:rsid w:val="007C4C17"/>
    <w:rsid w:val="007D3337"/>
    <w:rsid w:val="007D4CB4"/>
    <w:rsid w:val="007D7239"/>
    <w:rsid w:val="007E0EAE"/>
    <w:rsid w:val="007E6D85"/>
    <w:rsid w:val="007F0A6D"/>
    <w:rsid w:val="007F68D3"/>
    <w:rsid w:val="00800EB0"/>
    <w:rsid w:val="008100C1"/>
    <w:rsid w:val="00810522"/>
    <w:rsid w:val="00812752"/>
    <w:rsid w:val="00821D38"/>
    <w:rsid w:val="00823487"/>
    <w:rsid w:val="008234D1"/>
    <w:rsid w:val="008259F1"/>
    <w:rsid w:val="00827A8B"/>
    <w:rsid w:val="00833AEB"/>
    <w:rsid w:val="00834065"/>
    <w:rsid w:val="0083483C"/>
    <w:rsid w:val="00835371"/>
    <w:rsid w:val="00835EB4"/>
    <w:rsid w:val="008411AD"/>
    <w:rsid w:val="00844CA9"/>
    <w:rsid w:val="00847AFC"/>
    <w:rsid w:val="0085278C"/>
    <w:rsid w:val="0085376B"/>
    <w:rsid w:val="00855188"/>
    <w:rsid w:val="00855728"/>
    <w:rsid w:val="00856969"/>
    <w:rsid w:val="008604E1"/>
    <w:rsid w:val="008625E2"/>
    <w:rsid w:val="0086571A"/>
    <w:rsid w:val="0087701B"/>
    <w:rsid w:val="008802EE"/>
    <w:rsid w:val="00883078"/>
    <w:rsid w:val="00886D80"/>
    <w:rsid w:val="008913C7"/>
    <w:rsid w:val="008914AA"/>
    <w:rsid w:val="00891E2B"/>
    <w:rsid w:val="0089393C"/>
    <w:rsid w:val="008A3525"/>
    <w:rsid w:val="008A6DE7"/>
    <w:rsid w:val="008B2416"/>
    <w:rsid w:val="008B4635"/>
    <w:rsid w:val="008B4F9D"/>
    <w:rsid w:val="008B60D7"/>
    <w:rsid w:val="008B625C"/>
    <w:rsid w:val="008B7E56"/>
    <w:rsid w:val="008C2762"/>
    <w:rsid w:val="008D2B0B"/>
    <w:rsid w:val="008D5A19"/>
    <w:rsid w:val="008E56F7"/>
    <w:rsid w:val="008E5F50"/>
    <w:rsid w:val="008F1204"/>
    <w:rsid w:val="008F1FE0"/>
    <w:rsid w:val="008F4B13"/>
    <w:rsid w:val="008F5CDB"/>
    <w:rsid w:val="008F66F0"/>
    <w:rsid w:val="00904A50"/>
    <w:rsid w:val="00905985"/>
    <w:rsid w:val="00905C2D"/>
    <w:rsid w:val="00912E94"/>
    <w:rsid w:val="00915D8A"/>
    <w:rsid w:val="00930287"/>
    <w:rsid w:val="00930635"/>
    <w:rsid w:val="00941A8E"/>
    <w:rsid w:val="00945411"/>
    <w:rsid w:val="00946158"/>
    <w:rsid w:val="00954712"/>
    <w:rsid w:val="009547BB"/>
    <w:rsid w:val="0096233D"/>
    <w:rsid w:val="00971EBF"/>
    <w:rsid w:val="009730E2"/>
    <w:rsid w:val="009765A9"/>
    <w:rsid w:val="00977ADB"/>
    <w:rsid w:val="00977E32"/>
    <w:rsid w:val="009847BD"/>
    <w:rsid w:val="00986777"/>
    <w:rsid w:val="00990AE3"/>
    <w:rsid w:val="009922BA"/>
    <w:rsid w:val="00997B8B"/>
    <w:rsid w:val="009B1E84"/>
    <w:rsid w:val="009B38BE"/>
    <w:rsid w:val="009B3BEA"/>
    <w:rsid w:val="009B52C8"/>
    <w:rsid w:val="009B7E68"/>
    <w:rsid w:val="009C7E54"/>
    <w:rsid w:val="009D157F"/>
    <w:rsid w:val="009D299B"/>
    <w:rsid w:val="009D524E"/>
    <w:rsid w:val="009E1DF7"/>
    <w:rsid w:val="009F0D76"/>
    <w:rsid w:val="009F47C3"/>
    <w:rsid w:val="00A11F39"/>
    <w:rsid w:val="00A17771"/>
    <w:rsid w:val="00A17BB3"/>
    <w:rsid w:val="00A246FF"/>
    <w:rsid w:val="00A319C8"/>
    <w:rsid w:val="00A3203F"/>
    <w:rsid w:val="00A347BE"/>
    <w:rsid w:val="00A37A07"/>
    <w:rsid w:val="00A37C23"/>
    <w:rsid w:val="00A37ED3"/>
    <w:rsid w:val="00A41269"/>
    <w:rsid w:val="00A51B78"/>
    <w:rsid w:val="00A54BED"/>
    <w:rsid w:val="00A57D71"/>
    <w:rsid w:val="00A60A78"/>
    <w:rsid w:val="00A622AB"/>
    <w:rsid w:val="00A62828"/>
    <w:rsid w:val="00A64462"/>
    <w:rsid w:val="00A7086C"/>
    <w:rsid w:val="00A75F75"/>
    <w:rsid w:val="00A8007A"/>
    <w:rsid w:val="00A808FA"/>
    <w:rsid w:val="00A8317A"/>
    <w:rsid w:val="00A9076D"/>
    <w:rsid w:val="00A91112"/>
    <w:rsid w:val="00A93200"/>
    <w:rsid w:val="00A93ABD"/>
    <w:rsid w:val="00A96D38"/>
    <w:rsid w:val="00A97E46"/>
    <w:rsid w:val="00AA127B"/>
    <w:rsid w:val="00AA19B0"/>
    <w:rsid w:val="00AA2902"/>
    <w:rsid w:val="00AA2F40"/>
    <w:rsid w:val="00AA5A40"/>
    <w:rsid w:val="00AA6F5C"/>
    <w:rsid w:val="00AB2E1F"/>
    <w:rsid w:val="00AC6701"/>
    <w:rsid w:val="00AD1BB2"/>
    <w:rsid w:val="00AD2638"/>
    <w:rsid w:val="00AD4CC5"/>
    <w:rsid w:val="00AD52DC"/>
    <w:rsid w:val="00AE47F6"/>
    <w:rsid w:val="00AE74D3"/>
    <w:rsid w:val="00AF1597"/>
    <w:rsid w:val="00AF1683"/>
    <w:rsid w:val="00AF16CF"/>
    <w:rsid w:val="00AF3857"/>
    <w:rsid w:val="00AF3F4F"/>
    <w:rsid w:val="00AF5731"/>
    <w:rsid w:val="00B05527"/>
    <w:rsid w:val="00B105A0"/>
    <w:rsid w:val="00B12A3D"/>
    <w:rsid w:val="00B13908"/>
    <w:rsid w:val="00B17FF8"/>
    <w:rsid w:val="00B20C2A"/>
    <w:rsid w:val="00B22160"/>
    <w:rsid w:val="00B32C5A"/>
    <w:rsid w:val="00B32C7C"/>
    <w:rsid w:val="00B333F1"/>
    <w:rsid w:val="00B35994"/>
    <w:rsid w:val="00B377D1"/>
    <w:rsid w:val="00B40713"/>
    <w:rsid w:val="00B42923"/>
    <w:rsid w:val="00B468ED"/>
    <w:rsid w:val="00B4734B"/>
    <w:rsid w:val="00B559D7"/>
    <w:rsid w:val="00B570F5"/>
    <w:rsid w:val="00B64256"/>
    <w:rsid w:val="00B71464"/>
    <w:rsid w:val="00B769C4"/>
    <w:rsid w:val="00B826CA"/>
    <w:rsid w:val="00B86D64"/>
    <w:rsid w:val="00B91112"/>
    <w:rsid w:val="00B96A13"/>
    <w:rsid w:val="00BA396B"/>
    <w:rsid w:val="00BA404E"/>
    <w:rsid w:val="00BA75B0"/>
    <w:rsid w:val="00BB0E81"/>
    <w:rsid w:val="00BB14D1"/>
    <w:rsid w:val="00BC1CA2"/>
    <w:rsid w:val="00BC2CB9"/>
    <w:rsid w:val="00BC4E5F"/>
    <w:rsid w:val="00BC50C7"/>
    <w:rsid w:val="00BC6F1C"/>
    <w:rsid w:val="00BC78CC"/>
    <w:rsid w:val="00BD0B33"/>
    <w:rsid w:val="00BD3A03"/>
    <w:rsid w:val="00BD3D5D"/>
    <w:rsid w:val="00BD4972"/>
    <w:rsid w:val="00BD6540"/>
    <w:rsid w:val="00BD7620"/>
    <w:rsid w:val="00BE1CBE"/>
    <w:rsid w:val="00BE4B8E"/>
    <w:rsid w:val="00BE6822"/>
    <w:rsid w:val="00BE6CD6"/>
    <w:rsid w:val="00BE7FC3"/>
    <w:rsid w:val="00BF26FF"/>
    <w:rsid w:val="00BF2A01"/>
    <w:rsid w:val="00BF7273"/>
    <w:rsid w:val="00C00B1C"/>
    <w:rsid w:val="00C10FA3"/>
    <w:rsid w:val="00C12C97"/>
    <w:rsid w:val="00C14BED"/>
    <w:rsid w:val="00C175E8"/>
    <w:rsid w:val="00C203CA"/>
    <w:rsid w:val="00C205E7"/>
    <w:rsid w:val="00C2146C"/>
    <w:rsid w:val="00C23DB6"/>
    <w:rsid w:val="00C267FB"/>
    <w:rsid w:val="00C31C5F"/>
    <w:rsid w:val="00C34BB7"/>
    <w:rsid w:val="00C358F9"/>
    <w:rsid w:val="00C41276"/>
    <w:rsid w:val="00C42A66"/>
    <w:rsid w:val="00C46423"/>
    <w:rsid w:val="00C47681"/>
    <w:rsid w:val="00C50FFA"/>
    <w:rsid w:val="00C51895"/>
    <w:rsid w:val="00C520E6"/>
    <w:rsid w:val="00C539B3"/>
    <w:rsid w:val="00C55521"/>
    <w:rsid w:val="00C55CF7"/>
    <w:rsid w:val="00C564C7"/>
    <w:rsid w:val="00C56D7A"/>
    <w:rsid w:val="00C65404"/>
    <w:rsid w:val="00C660EC"/>
    <w:rsid w:val="00C67832"/>
    <w:rsid w:val="00C71622"/>
    <w:rsid w:val="00C76FFA"/>
    <w:rsid w:val="00C77317"/>
    <w:rsid w:val="00C8047B"/>
    <w:rsid w:val="00C85711"/>
    <w:rsid w:val="00CA0B0C"/>
    <w:rsid w:val="00CA0EB8"/>
    <w:rsid w:val="00CA25EA"/>
    <w:rsid w:val="00CA51FE"/>
    <w:rsid w:val="00CA7CE1"/>
    <w:rsid w:val="00CB339B"/>
    <w:rsid w:val="00CB4538"/>
    <w:rsid w:val="00CC0A18"/>
    <w:rsid w:val="00CC387B"/>
    <w:rsid w:val="00CC4AD0"/>
    <w:rsid w:val="00CC6B77"/>
    <w:rsid w:val="00CC707B"/>
    <w:rsid w:val="00CD0643"/>
    <w:rsid w:val="00CD0808"/>
    <w:rsid w:val="00CD3E72"/>
    <w:rsid w:val="00CD51A2"/>
    <w:rsid w:val="00CD788A"/>
    <w:rsid w:val="00CE4AE7"/>
    <w:rsid w:val="00CF04A7"/>
    <w:rsid w:val="00CF2BEC"/>
    <w:rsid w:val="00CF3AA3"/>
    <w:rsid w:val="00CF3E22"/>
    <w:rsid w:val="00CF441A"/>
    <w:rsid w:val="00CF4864"/>
    <w:rsid w:val="00CF70B3"/>
    <w:rsid w:val="00D0370A"/>
    <w:rsid w:val="00D0445C"/>
    <w:rsid w:val="00D04E1F"/>
    <w:rsid w:val="00D06399"/>
    <w:rsid w:val="00D06ED8"/>
    <w:rsid w:val="00D070C7"/>
    <w:rsid w:val="00D10B0C"/>
    <w:rsid w:val="00D13B1E"/>
    <w:rsid w:val="00D13C15"/>
    <w:rsid w:val="00D14B2E"/>
    <w:rsid w:val="00D17BF0"/>
    <w:rsid w:val="00D24DBA"/>
    <w:rsid w:val="00D272B8"/>
    <w:rsid w:val="00D3561A"/>
    <w:rsid w:val="00D41CC2"/>
    <w:rsid w:val="00D42772"/>
    <w:rsid w:val="00D435EA"/>
    <w:rsid w:val="00D4534E"/>
    <w:rsid w:val="00D46B37"/>
    <w:rsid w:val="00D512F7"/>
    <w:rsid w:val="00D52DB7"/>
    <w:rsid w:val="00D54DCD"/>
    <w:rsid w:val="00D55A22"/>
    <w:rsid w:val="00D5680D"/>
    <w:rsid w:val="00D56F65"/>
    <w:rsid w:val="00D62F9E"/>
    <w:rsid w:val="00D65AD2"/>
    <w:rsid w:val="00D66A81"/>
    <w:rsid w:val="00D67439"/>
    <w:rsid w:val="00D71D04"/>
    <w:rsid w:val="00D72EE1"/>
    <w:rsid w:val="00D73006"/>
    <w:rsid w:val="00D74E48"/>
    <w:rsid w:val="00D7788F"/>
    <w:rsid w:val="00D8442B"/>
    <w:rsid w:val="00D87DCA"/>
    <w:rsid w:val="00D901D5"/>
    <w:rsid w:val="00D903FA"/>
    <w:rsid w:val="00D92559"/>
    <w:rsid w:val="00D937A9"/>
    <w:rsid w:val="00D96D88"/>
    <w:rsid w:val="00DA22D5"/>
    <w:rsid w:val="00DA2513"/>
    <w:rsid w:val="00DB2A47"/>
    <w:rsid w:val="00DB340B"/>
    <w:rsid w:val="00DC092D"/>
    <w:rsid w:val="00DC14B6"/>
    <w:rsid w:val="00DC2D28"/>
    <w:rsid w:val="00DC567B"/>
    <w:rsid w:val="00DC679E"/>
    <w:rsid w:val="00DC7604"/>
    <w:rsid w:val="00DD15DF"/>
    <w:rsid w:val="00DD500B"/>
    <w:rsid w:val="00DE2E7E"/>
    <w:rsid w:val="00DE4858"/>
    <w:rsid w:val="00DF0C80"/>
    <w:rsid w:val="00DF1212"/>
    <w:rsid w:val="00DF608F"/>
    <w:rsid w:val="00DF69F1"/>
    <w:rsid w:val="00DF76A7"/>
    <w:rsid w:val="00E00AAD"/>
    <w:rsid w:val="00E0298C"/>
    <w:rsid w:val="00E04CD6"/>
    <w:rsid w:val="00E06CAB"/>
    <w:rsid w:val="00E14622"/>
    <w:rsid w:val="00E247D3"/>
    <w:rsid w:val="00E255C8"/>
    <w:rsid w:val="00E31D7B"/>
    <w:rsid w:val="00E334CC"/>
    <w:rsid w:val="00E33C30"/>
    <w:rsid w:val="00E41C4D"/>
    <w:rsid w:val="00E436DD"/>
    <w:rsid w:val="00E51EFB"/>
    <w:rsid w:val="00E528CD"/>
    <w:rsid w:val="00E52BED"/>
    <w:rsid w:val="00E56341"/>
    <w:rsid w:val="00E604FA"/>
    <w:rsid w:val="00E60D66"/>
    <w:rsid w:val="00E65098"/>
    <w:rsid w:val="00E71C9A"/>
    <w:rsid w:val="00E736BC"/>
    <w:rsid w:val="00E73A30"/>
    <w:rsid w:val="00E73B43"/>
    <w:rsid w:val="00E756DC"/>
    <w:rsid w:val="00E820F6"/>
    <w:rsid w:val="00E86E65"/>
    <w:rsid w:val="00E8732D"/>
    <w:rsid w:val="00E90B0B"/>
    <w:rsid w:val="00E90CD4"/>
    <w:rsid w:val="00E91ABC"/>
    <w:rsid w:val="00E92D1B"/>
    <w:rsid w:val="00E941FB"/>
    <w:rsid w:val="00E97454"/>
    <w:rsid w:val="00EA21D0"/>
    <w:rsid w:val="00EA3619"/>
    <w:rsid w:val="00EA48C1"/>
    <w:rsid w:val="00EB0686"/>
    <w:rsid w:val="00EB4D91"/>
    <w:rsid w:val="00EC1056"/>
    <w:rsid w:val="00ED0CFA"/>
    <w:rsid w:val="00ED53AD"/>
    <w:rsid w:val="00ED5F0D"/>
    <w:rsid w:val="00EE0F71"/>
    <w:rsid w:val="00EE59D2"/>
    <w:rsid w:val="00EE5EB9"/>
    <w:rsid w:val="00EE6765"/>
    <w:rsid w:val="00EF362E"/>
    <w:rsid w:val="00F03AA1"/>
    <w:rsid w:val="00F067B2"/>
    <w:rsid w:val="00F06F47"/>
    <w:rsid w:val="00F115BB"/>
    <w:rsid w:val="00F12A74"/>
    <w:rsid w:val="00F22C9C"/>
    <w:rsid w:val="00F24F73"/>
    <w:rsid w:val="00F2523A"/>
    <w:rsid w:val="00F25B2A"/>
    <w:rsid w:val="00F318EE"/>
    <w:rsid w:val="00F33056"/>
    <w:rsid w:val="00F3422A"/>
    <w:rsid w:val="00F35C63"/>
    <w:rsid w:val="00F373DB"/>
    <w:rsid w:val="00F4032A"/>
    <w:rsid w:val="00F44D30"/>
    <w:rsid w:val="00F454D3"/>
    <w:rsid w:val="00F5218D"/>
    <w:rsid w:val="00F54E59"/>
    <w:rsid w:val="00F6217E"/>
    <w:rsid w:val="00F6329B"/>
    <w:rsid w:val="00F71189"/>
    <w:rsid w:val="00F74316"/>
    <w:rsid w:val="00F83FC2"/>
    <w:rsid w:val="00F90F51"/>
    <w:rsid w:val="00F94BC0"/>
    <w:rsid w:val="00FA3504"/>
    <w:rsid w:val="00FB3F4C"/>
    <w:rsid w:val="00FD194F"/>
    <w:rsid w:val="00FD5032"/>
    <w:rsid w:val="00FD526D"/>
    <w:rsid w:val="00FD7CC3"/>
    <w:rsid w:val="00FE1D2C"/>
    <w:rsid w:val="00FE3E32"/>
    <w:rsid w:val="00FE5B81"/>
    <w:rsid w:val="00FE6737"/>
    <w:rsid w:val="00FF361C"/>
    <w:rsid w:val="00FF37E1"/>
    <w:rsid w:val="00FF5EC3"/>
    <w:rsid w:val="00FF796F"/>
    <w:rsid w:val="00FF7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E1CC6"/>
  <w15:chartTrackingRefBased/>
  <w15:docId w15:val="{92D95901-EC3B-4DE7-BE14-5083B7407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BB7"/>
  </w:style>
  <w:style w:type="paragraph" w:styleId="Heading1">
    <w:name w:val="heading 1"/>
    <w:basedOn w:val="Normal"/>
    <w:next w:val="Normal"/>
    <w:link w:val="Heading1Char"/>
    <w:uiPriority w:val="9"/>
    <w:qFormat/>
    <w:rsid w:val="00C34BB7"/>
    <w:pPr>
      <w:keepNext/>
      <w:keepLines/>
      <w:numPr>
        <w:numId w:val="1"/>
      </w:numPr>
      <w:spacing w:before="240" w:after="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C34BB7"/>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C34BB7"/>
    <w:pPr>
      <w:keepNext/>
      <w:keepLines/>
      <w:spacing w:before="40" w:after="0"/>
      <w:outlineLvl w:val="2"/>
    </w:pPr>
    <w:rPr>
      <w:rFonts w:asciiTheme="majorHAnsi" w:eastAsiaTheme="majorEastAsia" w:hAnsiTheme="majorHAnsi" w:cstheme="majorBidi"/>
      <w:b/>
      <w:color w:val="000000" w:themeColor="text1"/>
      <w:sz w:val="24"/>
      <w:szCs w:val="24"/>
    </w:rPr>
  </w:style>
  <w:style w:type="paragraph" w:styleId="Heading4">
    <w:name w:val="heading 4"/>
    <w:basedOn w:val="Normal"/>
    <w:next w:val="Normal"/>
    <w:link w:val="Heading4Char"/>
    <w:uiPriority w:val="9"/>
    <w:semiHidden/>
    <w:unhideWhenUsed/>
    <w:qFormat/>
    <w:rsid w:val="009847BD"/>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6">
    <w:name w:val="heading 6"/>
    <w:basedOn w:val="Normal"/>
    <w:next w:val="Normal"/>
    <w:link w:val="Heading6Char"/>
    <w:uiPriority w:val="9"/>
    <w:semiHidden/>
    <w:unhideWhenUsed/>
    <w:qFormat/>
    <w:rsid w:val="009B7E68"/>
    <w:pPr>
      <w:keepNext/>
      <w:keepLines/>
      <w:spacing w:before="40" w:after="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BB7"/>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C34BB7"/>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C34BB7"/>
    <w:rPr>
      <w:rFonts w:asciiTheme="majorHAnsi" w:eastAsiaTheme="majorEastAsia" w:hAnsiTheme="majorHAnsi" w:cstheme="majorBidi"/>
      <w:b/>
      <w:color w:val="000000" w:themeColor="text1"/>
      <w:sz w:val="24"/>
      <w:szCs w:val="24"/>
    </w:rPr>
  </w:style>
  <w:style w:type="paragraph" w:styleId="Caption">
    <w:name w:val="caption"/>
    <w:basedOn w:val="Normal"/>
    <w:next w:val="Normal"/>
    <w:uiPriority w:val="35"/>
    <w:unhideWhenUsed/>
    <w:qFormat/>
    <w:rsid w:val="00C34BB7"/>
    <w:pPr>
      <w:spacing w:after="200" w:line="240" w:lineRule="auto"/>
    </w:pPr>
    <w:rPr>
      <w:i/>
      <w:iCs/>
      <w:color w:val="000000" w:themeColor="text2"/>
      <w:sz w:val="18"/>
      <w:szCs w:val="18"/>
    </w:rPr>
  </w:style>
  <w:style w:type="paragraph" w:styleId="NoSpacing">
    <w:name w:val="No Spacing"/>
    <w:link w:val="NoSpacingChar"/>
    <w:uiPriority w:val="1"/>
    <w:qFormat/>
    <w:rsid w:val="00C34BB7"/>
    <w:pPr>
      <w:spacing w:after="0" w:line="240" w:lineRule="auto"/>
    </w:pPr>
    <w:rPr>
      <w:rFonts w:eastAsiaTheme="minorEastAsia"/>
    </w:rPr>
  </w:style>
  <w:style w:type="character" w:customStyle="1" w:styleId="NoSpacingChar">
    <w:name w:val="No Spacing Char"/>
    <w:basedOn w:val="DefaultParagraphFont"/>
    <w:link w:val="NoSpacing"/>
    <w:uiPriority w:val="1"/>
    <w:rsid w:val="00C34BB7"/>
    <w:rPr>
      <w:rFonts w:eastAsiaTheme="minorEastAsia"/>
    </w:rPr>
  </w:style>
  <w:style w:type="paragraph" w:styleId="TOCHeading">
    <w:name w:val="TOC Heading"/>
    <w:basedOn w:val="Heading1"/>
    <w:next w:val="Normal"/>
    <w:uiPriority w:val="39"/>
    <w:unhideWhenUsed/>
    <w:qFormat/>
    <w:rsid w:val="00C34BB7"/>
    <w:pPr>
      <w:numPr>
        <w:numId w:val="0"/>
      </w:numPr>
      <w:spacing w:after="0"/>
      <w:outlineLvl w:val="9"/>
    </w:pPr>
    <w:rPr>
      <w:b w:val="0"/>
      <w:color w:val="A5A5A5" w:themeColor="accent1" w:themeShade="BF"/>
    </w:rPr>
  </w:style>
  <w:style w:type="paragraph" w:styleId="NormalWeb">
    <w:name w:val="Normal (Web)"/>
    <w:basedOn w:val="Normal"/>
    <w:uiPriority w:val="99"/>
    <w:semiHidden/>
    <w:unhideWhenUsed/>
    <w:rsid w:val="007C4C1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C4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4C17"/>
    <w:rPr>
      <w:rFonts w:ascii="Courier New" w:eastAsia="Times New Roman" w:hAnsi="Courier New" w:cs="Courier New"/>
      <w:sz w:val="20"/>
      <w:szCs w:val="20"/>
    </w:rPr>
  </w:style>
  <w:style w:type="character" w:styleId="HTMLCode">
    <w:name w:val="HTML Code"/>
    <w:basedOn w:val="DefaultParagraphFont"/>
    <w:uiPriority w:val="99"/>
    <w:semiHidden/>
    <w:unhideWhenUsed/>
    <w:rsid w:val="007C4C17"/>
    <w:rPr>
      <w:rFonts w:ascii="Courier New" w:eastAsia="Times New Roman" w:hAnsi="Courier New" w:cs="Courier New"/>
      <w:sz w:val="20"/>
      <w:szCs w:val="20"/>
    </w:rPr>
  </w:style>
  <w:style w:type="character" w:customStyle="1" w:styleId="hljs-comment">
    <w:name w:val="hljs-comment"/>
    <w:basedOn w:val="DefaultParagraphFont"/>
    <w:rsid w:val="007C4C17"/>
  </w:style>
  <w:style w:type="character" w:customStyle="1" w:styleId="hljs-type">
    <w:name w:val="hljs-type"/>
    <w:basedOn w:val="DefaultParagraphFont"/>
    <w:rsid w:val="007C4C17"/>
  </w:style>
  <w:style w:type="character" w:customStyle="1" w:styleId="hljs-variable">
    <w:name w:val="hljs-variable"/>
    <w:basedOn w:val="DefaultParagraphFont"/>
    <w:rsid w:val="007C4C17"/>
  </w:style>
  <w:style w:type="character" w:customStyle="1" w:styleId="hljs-operator">
    <w:name w:val="hljs-operator"/>
    <w:basedOn w:val="DefaultParagraphFont"/>
    <w:rsid w:val="007C4C17"/>
  </w:style>
  <w:style w:type="character" w:customStyle="1" w:styleId="hljs-keyword">
    <w:name w:val="hljs-keyword"/>
    <w:basedOn w:val="DefaultParagraphFont"/>
    <w:rsid w:val="007C4C17"/>
  </w:style>
  <w:style w:type="character" w:customStyle="1" w:styleId="hljs-title">
    <w:name w:val="hljs-title"/>
    <w:basedOn w:val="DefaultParagraphFont"/>
    <w:rsid w:val="007C4C17"/>
  </w:style>
  <w:style w:type="character" w:customStyle="1" w:styleId="hljs-string">
    <w:name w:val="hljs-string"/>
    <w:basedOn w:val="DefaultParagraphFont"/>
    <w:rsid w:val="007C4C17"/>
  </w:style>
  <w:style w:type="character" w:customStyle="1" w:styleId="hljs-number">
    <w:name w:val="hljs-number"/>
    <w:basedOn w:val="DefaultParagraphFont"/>
    <w:rsid w:val="007C4C17"/>
  </w:style>
  <w:style w:type="character" w:styleId="Emphasis">
    <w:name w:val="Emphasis"/>
    <w:basedOn w:val="DefaultParagraphFont"/>
    <w:uiPriority w:val="20"/>
    <w:qFormat/>
    <w:rsid w:val="004630BE"/>
    <w:rPr>
      <w:i/>
      <w:iCs/>
    </w:rPr>
  </w:style>
  <w:style w:type="character" w:styleId="HTMLTypewriter">
    <w:name w:val="HTML Typewriter"/>
    <w:basedOn w:val="DefaultParagraphFont"/>
    <w:uiPriority w:val="99"/>
    <w:semiHidden/>
    <w:unhideWhenUsed/>
    <w:rsid w:val="004630BE"/>
    <w:rPr>
      <w:rFonts w:ascii="Courier New" w:eastAsia="Times New Roman" w:hAnsi="Courier New" w:cs="Courier New"/>
      <w:sz w:val="20"/>
      <w:szCs w:val="20"/>
    </w:rPr>
  </w:style>
  <w:style w:type="character" w:styleId="Strong">
    <w:name w:val="Strong"/>
    <w:basedOn w:val="DefaultParagraphFont"/>
    <w:uiPriority w:val="22"/>
    <w:qFormat/>
    <w:rsid w:val="00D72EE1"/>
    <w:rPr>
      <w:b/>
      <w:bCs/>
    </w:rPr>
  </w:style>
  <w:style w:type="paragraph" w:styleId="ListParagraph">
    <w:name w:val="List Paragraph"/>
    <w:basedOn w:val="Normal"/>
    <w:uiPriority w:val="34"/>
    <w:qFormat/>
    <w:rsid w:val="00D72EE1"/>
    <w:pPr>
      <w:ind w:left="720"/>
      <w:contextualSpacing/>
    </w:pPr>
  </w:style>
  <w:style w:type="character" w:styleId="Hyperlink">
    <w:name w:val="Hyperlink"/>
    <w:basedOn w:val="DefaultParagraphFont"/>
    <w:uiPriority w:val="99"/>
    <w:unhideWhenUsed/>
    <w:rsid w:val="00D72EE1"/>
    <w:rPr>
      <w:color w:val="0000FF"/>
      <w:u w:val="single"/>
    </w:rPr>
  </w:style>
  <w:style w:type="character" w:customStyle="1" w:styleId="keyword">
    <w:name w:val="keyword"/>
    <w:basedOn w:val="DefaultParagraphFont"/>
    <w:rsid w:val="00D72EE1"/>
  </w:style>
  <w:style w:type="character" w:customStyle="1" w:styleId="string">
    <w:name w:val="string"/>
    <w:basedOn w:val="DefaultParagraphFont"/>
    <w:rsid w:val="00D72EE1"/>
  </w:style>
  <w:style w:type="character" w:customStyle="1" w:styleId="number">
    <w:name w:val="number"/>
    <w:basedOn w:val="DefaultParagraphFont"/>
    <w:rsid w:val="00D72EE1"/>
  </w:style>
  <w:style w:type="character" w:customStyle="1" w:styleId="comment">
    <w:name w:val="comment"/>
    <w:basedOn w:val="DefaultParagraphFont"/>
    <w:rsid w:val="00D72EE1"/>
  </w:style>
  <w:style w:type="character" w:customStyle="1" w:styleId="Heading4Char">
    <w:name w:val="Heading 4 Char"/>
    <w:basedOn w:val="DefaultParagraphFont"/>
    <w:link w:val="Heading4"/>
    <w:uiPriority w:val="9"/>
    <w:semiHidden/>
    <w:rsid w:val="009847BD"/>
    <w:rPr>
      <w:rFonts w:asciiTheme="majorHAnsi" w:eastAsiaTheme="majorEastAsia" w:hAnsiTheme="majorHAnsi" w:cstheme="majorBidi"/>
      <w:i/>
      <w:iCs/>
      <w:color w:val="A5A5A5" w:themeColor="accent1" w:themeShade="BF"/>
    </w:rPr>
  </w:style>
  <w:style w:type="character" w:customStyle="1" w:styleId="hlight">
    <w:name w:val="hlight"/>
    <w:basedOn w:val="DefaultParagraphFont"/>
    <w:rsid w:val="00BE4B8E"/>
  </w:style>
  <w:style w:type="character" w:styleId="FollowedHyperlink">
    <w:name w:val="FollowedHyperlink"/>
    <w:basedOn w:val="DefaultParagraphFont"/>
    <w:uiPriority w:val="99"/>
    <w:semiHidden/>
    <w:unhideWhenUsed/>
    <w:rsid w:val="00675BBE"/>
    <w:rPr>
      <w:color w:val="800080"/>
      <w:u w:val="single"/>
    </w:rPr>
  </w:style>
  <w:style w:type="character" w:customStyle="1" w:styleId="nexttopictext">
    <w:name w:val="nexttopictext"/>
    <w:basedOn w:val="DefaultParagraphFont"/>
    <w:rsid w:val="00675BBE"/>
  </w:style>
  <w:style w:type="character" w:customStyle="1" w:styleId="nexttopiclink">
    <w:name w:val="nexttopiclink"/>
    <w:basedOn w:val="DefaultParagraphFont"/>
    <w:rsid w:val="00675BBE"/>
  </w:style>
  <w:style w:type="character" w:customStyle="1" w:styleId="h3">
    <w:name w:val="h3"/>
    <w:basedOn w:val="DefaultParagraphFont"/>
    <w:rsid w:val="00675BBE"/>
  </w:style>
  <w:style w:type="character" w:styleId="UnresolvedMention">
    <w:name w:val="Unresolved Mention"/>
    <w:basedOn w:val="DefaultParagraphFont"/>
    <w:uiPriority w:val="99"/>
    <w:semiHidden/>
    <w:unhideWhenUsed/>
    <w:rsid w:val="00C358F9"/>
    <w:rPr>
      <w:color w:val="605E5C"/>
      <w:shd w:val="clear" w:color="auto" w:fill="E1DFDD"/>
    </w:rPr>
  </w:style>
  <w:style w:type="paragraph" w:styleId="ListBullet">
    <w:name w:val="List Bullet"/>
    <w:basedOn w:val="Normal"/>
    <w:uiPriority w:val="99"/>
    <w:unhideWhenUsed/>
    <w:rsid w:val="006A230C"/>
    <w:pPr>
      <w:numPr>
        <w:numId w:val="33"/>
      </w:numPr>
      <w:spacing w:after="200" w:line="276" w:lineRule="auto"/>
      <w:contextualSpacing/>
    </w:pPr>
    <w:rPr>
      <w:rFonts w:eastAsiaTheme="minorEastAsia"/>
    </w:rPr>
  </w:style>
  <w:style w:type="paragraph" w:styleId="Header">
    <w:name w:val="header"/>
    <w:basedOn w:val="Normal"/>
    <w:link w:val="HeaderChar"/>
    <w:uiPriority w:val="99"/>
    <w:unhideWhenUsed/>
    <w:rsid w:val="006B45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559"/>
  </w:style>
  <w:style w:type="paragraph" w:styleId="Footer">
    <w:name w:val="footer"/>
    <w:basedOn w:val="Normal"/>
    <w:link w:val="FooterChar"/>
    <w:uiPriority w:val="99"/>
    <w:unhideWhenUsed/>
    <w:rsid w:val="006B45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559"/>
  </w:style>
  <w:style w:type="character" w:customStyle="1" w:styleId="Heading6Char">
    <w:name w:val="Heading 6 Char"/>
    <w:basedOn w:val="DefaultParagraphFont"/>
    <w:link w:val="Heading6"/>
    <w:uiPriority w:val="9"/>
    <w:semiHidden/>
    <w:rsid w:val="009B7E68"/>
    <w:rPr>
      <w:rFonts w:asciiTheme="majorHAnsi" w:eastAsiaTheme="majorEastAsia" w:hAnsiTheme="majorHAnsi" w:cstheme="majorBidi"/>
      <w:color w:val="6E6E6E" w:themeColor="accent1" w:themeShade="7F"/>
    </w:rPr>
  </w:style>
  <w:style w:type="character" w:customStyle="1" w:styleId="CODEChar">
    <w:name w:val="CODE Char"/>
    <w:basedOn w:val="DefaultParagraphFont"/>
    <w:link w:val="CODE"/>
    <w:locked/>
    <w:rsid w:val="001472C9"/>
    <w:rPr>
      <w:rFonts w:ascii="Lucida Console" w:hAnsi="Lucida Console"/>
      <w:bCs/>
      <w:noProof/>
      <w:kern w:val="2"/>
      <w14:ligatures w14:val="standardContextual"/>
    </w:rPr>
  </w:style>
  <w:style w:type="paragraph" w:customStyle="1" w:styleId="CODE">
    <w:name w:val="CODE"/>
    <w:basedOn w:val="NoSpacing"/>
    <w:link w:val="CODEChar"/>
    <w:qFormat/>
    <w:rsid w:val="001472C9"/>
    <w:pPr>
      <w:numPr>
        <w:numId w:val="87"/>
      </w:numPr>
      <w:pBdr>
        <w:top w:val="single" w:sz="6" w:space="2" w:color="000000" w:themeColor="text1"/>
        <w:left w:val="single" w:sz="6" w:space="4" w:color="000000" w:themeColor="text1"/>
        <w:bottom w:val="single" w:sz="6" w:space="2" w:color="000000" w:themeColor="text1"/>
        <w:right w:val="single" w:sz="6" w:space="4" w:color="000000" w:themeColor="text1"/>
      </w:pBdr>
      <w:spacing w:before="160" w:after="160"/>
      <w:ind w:left="720" w:right="720" w:firstLine="0"/>
      <w:contextualSpacing/>
    </w:pPr>
    <w:rPr>
      <w:rFonts w:ascii="Lucida Console" w:eastAsiaTheme="minorHAnsi" w:hAnsi="Lucida Console"/>
      <w:bCs/>
      <w:noProof/>
      <w:kern w:val="2"/>
      <w14:ligatures w14:val="standardContextual"/>
    </w:rPr>
  </w:style>
  <w:style w:type="character" w:customStyle="1" w:styleId="hljs-bullet">
    <w:name w:val="hljs-bullet"/>
    <w:basedOn w:val="DefaultParagraphFont"/>
    <w:rsid w:val="001472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6121">
      <w:bodyDiv w:val="1"/>
      <w:marLeft w:val="0"/>
      <w:marRight w:val="0"/>
      <w:marTop w:val="0"/>
      <w:marBottom w:val="0"/>
      <w:divBdr>
        <w:top w:val="none" w:sz="0" w:space="0" w:color="auto"/>
        <w:left w:val="none" w:sz="0" w:space="0" w:color="auto"/>
        <w:bottom w:val="none" w:sz="0" w:space="0" w:color="auto"/>
        <w:right w:val="none" w:sz="0" w:space="0" w:color="auto"/>
      </w:divBdr>
      <w:divsChild>
        <w:div w:id="747653869">
          <w:marLeft w:val="0"/>
          <w:marRight w:val="0"/>
          <w:marTop w:val="0"/>
          <w:marBottom w:val="0"/>
          <w:divBdr>
            <w:top w:val="none" w:sz="0" w:space="0" w:color="auto"/>
            <w:left w:val="none" w:sz="0" w:space="0" w:color="auto"/>
            <w:bottom w:val="none" w:sz="0" w:space="0" w:color="auto"/>
            <w:right w:val="none" w:sz="0" w:space="0" w:color="auto"/>
          </w:divBdr>
        </w:div>
      </w:divsChild>
    </w:div>
    <w:div w:id="27142752">
      <w:bodyDiv w:val="1"/>
      <w:marLeft w:val="0"/>
      <w:marRight w:val="0"/>
      <w:marTop w:val="0"/>
      <w:marBottom w:val="0"/>
      <w:divBdr>
        <w:top w:val="none" w:sz="0" w:space="0" w:color="auto"/>
        <w:left w:val="none" w:sz="0" w:space="0" w:color="auto"/>
        <w:bottom w:val="none" w:sz="0" w:space="0" w:color="auto"/>
        <w:right w:val="none" w:sz="0" w:space="0" w:color="auto"/>
      </w:divBdr>
      <w:divsChild>
        <w:div w:id="759791545">
          <w:marLeft w:val="0"/>
          <w:marRight w:val="0"/>
          <w:marTop w:val="0"/>
          <w:marBottom w:val="0"/>
          <w:divBdr>
            <w:top w:val="none" w:sz="0" w:space="0" w:color="auto"/>
            <w:left w:val="none" w:sz="0" w:space="0" w:color="auto"/>
            <w:bottom w:val="none" w:sz="0" w:space="0" w:color="auto"/>
            <w:right w:val="none" w:sz="0" w:space="0" w:color="auto"/>
          </w:divBdr>
        </w:div>
      </w:divsChild>
    </w:div>
    <w:div w:id="30571064">
      <w:bodyDiv w:val="1"/>
      <w:marLeft w:val="0"/>
      <w:marRight w:val="0"/>
      <w:marTop w:val="0"/>
      <w:marBottom w:val="0"/>
      <w:divBdr>
        <w:top w:val="none" w:sz="0" w:space="0" w:color="auto"/>
        <w:left w:val="none" w:sz="0" w:space="0" w:color="auto"/>
        <w:bottom w:val="none" w:sz="0" w:space="0" w:color="auto"/>
        <w:right w:val="none" w:sz="0" w:space="0" w:color="auto"/>
      </w:divBdr>
    </w:div>
    <w:div w:id="30738807">
      <w:bodyDiv w:val="1"/>
      <w:marLeft w:val="0"/>
      <w:marRight w:val="0"/>
      <w:marTop w:val="0"/>
      <w:marBottom w:val="0"/>
      <w:divBdr>
        <w:top w:val="none" w:sz="0" w:space="0" w:color="auto"/>
        <w:left w:val="none" w:sz="0" w:space="0" w:color="auto"/>
        <w:bottom w:val="none" w:sz="0" w:space="0" w:color="auto"/>
        <w:right w:val="none" w:sz="0" w:space="0" w:color="auto"/>
      </w:divBdr>
    </w:div>
    <w:div w:id="33163588">
      <w:bodyDiv w:val="1"/>
      <w:marLeft w:val="0"/>
      <w:marRight w:val="0"/>
      <w:marTop w:val="0"/>
      <w:marBottom w:val="0"/>
      <w:divBdr>
        <w:top w:val="none" w:sz="0" w:space="0" w:color="auto"/>
        <w:left w:val="none" w:sz="0" w:space="0" w:color="auto"/>
        <w:bottom w:val="none" w:sz="0" w:space="0" w:color="auto"/>
        <w:right w:val="none" w:sz="0" w:space="0" w:color="auto"/>
      </w:divBdr>
      <w:divsChild>
        <w:div w:id="600452996">
          <w:marLeft w:val="0"/>
          <w:marRight w:val="0"/>
          <w:marTop w:val="0"/>
          <w:marBottom w:val="0"/>
          <w:divBdr>
            <w:top w:val="none" w:sz="0" w:space="0" w:color="auto"/>
            <w:left w:val="none" w:sz="0" w:space="0" w:color="auto"/>
            <w:bottom w:val="none" w:sz="0" w:space="0" w:color="auto"/>
            <w:right w:val="none" w:sz="0" w:space="0" w:color="auto"/>
          </w:divBdr>
        </w:div>
      </w:divsChild>
    </w:div>
    <w:div w:id="67116050">
      <w:bodyDiv w:val="1"/>
      <w:marLeft w:val="0"/>
      <w:marRight w:val="0"/>
      <w:marTop w:val="0"/>
      <w:marBottom w:val="0"/>
      <w:divBdr>
        <w:top w:val="none" w:sz="0" w:space="0" w:color="auto"/>
        <w:left w:val="none" w:sz="0" w:space="0" w:color="auto"/>
        <w:bottom w:val="none" w:sz="0" w:space="0" w:color="auto"/>
        <w:right w:val="none" w:sz="0" w:space="0" w:color="auto"/>
      </w:divBdr>
      <w:divsChild>
        <w:div w:id="2088569793">
          <w:marLeft w:val="0"/>
          <w:marRight w:val="0"/>
          <w:marTop w:val="0"/>
          <w:marBottom w:val="0"/>
          <w:divBdr>
            <w:top w:val="none" w:sz="0" w:space="0" w:color="auto"/>
            <w:left w:val="none" w:sz="0" w:space="0" w:color="auto"/>
            <w:bottom w:val="none" w:sz="0" w:space="0" w:color="auto"/>
            <w:right w:val="none" w:sz="0" w:space="0" w:color="auto"/>
          </w:divBdr>
        </w:div>
      </w:divsChild>
    </w:div>
    <w:div w:id="67580562">
      <w:bodyDiv w:val="1"/>
      <w:marLeft w:val="0"/>
      <w:marRight w:val="0"/>
      <w:marTop w:val="0"/>
      <w:marBottom w:val="0"/>
      <w:divBdr>
        <w:top w:val="none" w:sz="0" w:space="0" w:color="auto"/>
        <w:left w:val="none" w:sz="0" w:space="0" w:color="auto"/>
        <w:bottom w:val="none" w:sz="0" w:space="0" w:color="auto"/>
        <w:right w:val="none" w:sz="0" w:space="0" w:color="auto"/>
      </w:divBdr>
      <w:divsChild>
        <w:div w:id="1705520892">
          <w:marLeft w:val="0"/>
          <w:marRight w:val="0"/>
          <w:marTop w:val="0"/>
          <w:marBottom w:val="0"/>
          <w:divBdr>
            <w:top w:val="none" w:sz="0" w:space="0" w:color="auto"/>
            <w:left w:val="none" w:sz="0" w:space="0" w:color="auto"/>
            <w:bottom w:val="none" w:sz="0" w:space="0" w:color="auto"/>
            <w:right w:val="none" w:sz="0" w:space="0" w:color="auto"/>
          </w:divBdr>
        </w:div>
      </w:divsChild>
    </w:div>
    <w:div w:id="78212806">
      <w:bodyDiv w:val="1"/>
      <w:marLeft w:val="0"/>
      <w:marRight w:val="0"/>
      <w:marTop w:val="0"/>
      <w:marBottom w:val="0"/>
      <w:divBdr>
        <w:top w:val="none" w:sz="0" w:space="0" w:color="auto"/>
        <w:left w:val="none" w:sz="0" w:space="0" w:color="auto"/>
        <w:bottom w:val="none" w:sz="0" w:space="0" w:color="auto"/>
        <w:right w:val="none" w:sz="0" w:space="0" w:color="auto"/>
      </w:divBdr>
      <w:divsChild>
        <w:div w:id="1997299936">
          <w:marLeft w:val="0"/>
          <w:marRight w:val="0"/>
          <w:marTop w:val="0"/>
          <w:marBottom w:val="0"/>
          <w:divBdr>
            <w:top w:val="none" w:sz="0" w:space="0" w:color="auto"/>
            <w:left w:val="none" w:sz="0" w:space="0" w:color="auto"/>
            <w:bottom w:val="none" w:sz="0" w:space="0" w:color="auto"/>
            <w:right w:val="none" w:sz="0" w:space="0" w:color="auto"/>
          </w:divBdr>
        </w:div>
      </w:divsChild>
    </w:div>
    <w:div w:id="81533399">
      <w:bodyDiv w:val="1"/>
      <w:marLeft w:val="0"/>
      <w:marRight w:val="0"/>
      <w:marTop w:val="0"/>
      <w:marBottom w:val="0"/>
      <w:divBdr>
        <w:top w:val="none" w:sz="0" w:space="0" w:color="auto"/>
        <w:left w:val="none" w:sz="0" w:space="0" w:color="auto"/>
        <w:bottom w:val="none" w:sz="0" w:space="0" w:color="auto"/>
        <w:right w:val="none" w:sz="0" w:space="0" w:color="auto"/>
      </w:divBdr>
      <w:divsChild>
        <w:div w:id="101656215">
          <w:marLeft w:val="0"/>
          <w:marRight w:val="0"/>
          <w:marTop w:val="0"/>
          <w:marBottom w:val="0"/>
          <w:divBdr>
            <w:top w:val="none" w:sz="0" w:space="0" w:color="auto"/>
            <w:left w:val="none" w:sz="0" w:space="0" w:color="auto"/>
            <w:bottom w:val="none" w:sz="0" w:space="0" w:color="auto"/>
            <w:right w:val="none" w:sz="0" w:space="0" w:color="auto"/>
          </w:divBdr>
          <w:divsChild>
            <w:div w:id="1320033885">
              <w:marLeft w:val="0"/>
              <w:marRight w:val="0"/>
              <w:marTop w:val="0"/>
              <w:marBottom w:val="0"/>
              <w:divBdr>
                <w:top w:val="none" w:sz="0" w:space="0" w:color="auto"/>
                <w:left w:val="none" w:sz="0" w:space="0" w:color="auto"/>
                <w:bottom w:val="none" w:sz="0" w:space="0" w:color="auto"/>
                <w:right w:val="none" w:sz="0" w:space="0" w:color="auto"/>
              </w:divBdr>
            </w:div>
            <w:div w:id="745998156">
              <w:marLeft w:val="0"/>
              <w:marRight w:val="0"/>
              <w:marTop w:val="0"/>
              <w:marBottom w:val="0"/>
              <w:divBdr>
                <w:top w:val="none" w:sz="0" w:space="0" w:color="auto"/>
                <w:left w:val="none" w:sz="0" w:space="0" w:color="auto"/>
                <w:bottom w:val="none" w:sz="0" w:space="0" w:color="auto"/>
                <w:right w:val="none" w:sz="0" w:space="0" w:color="auto"/>
              </w:divBdr>
              <w:divsChild>
                <w:div w:id="1675110561">
                  <w:marLeft w:val="0"/>
                  <w:marRight w:val="0"/>
                  <w:marTop w:val="0"/>
                  <w:marBottom w:val="0"/>
                  <w:divBdr>
                    <w:top w:val="none" w:sz="0" w:space="0" w:color="auto"/>
                    <w:left w:val="none" w:sz="0" w:space="0" w:color="auto"/>
                    <w:bottom w:val="none" w:sz="0" w:space="0" w:color="auto"/>
                    <w:right w:val="none" w:sz="0" w:space="0" w:color="auto"/>
                  </w:divBdr>
                  <w:divsChild>
                    <w:div w:id="17861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65441">
              <w:marLeft w:val="0"/>
              <w:marRight w:val="0"/>
              <w:marTop w:val="0"/>
              <w:marBottom w:val="0"/>
              <w:divBdr>
                <w:top w:val="none" w:sz="0" w:space="0" w:color="auto"/>
                <w:left w:val="none" w:sz="0" w:space="0" w:color="auto"/>
                <w:bottom w:val="none" w:sz="0" w:space="0" w:color="auto"/>
                <w:right w:val="none" w:sz="0" w:space="0" w:color="auto"/>
              </w:divBdr>
            </w:div>
          </w:divsChild>
        </w:div>
        <w:div w:id="1173374629">
          <w:marLeft w:val="0"/>
          <w:marRight w:val="0"/>
          <w:marTop w:val="0"/>
          <w:marBottom w:val="0"/>
          <w:divBdr>
            <w:top w:val="none" w:sz="0" w:space="0" w:color="auto"/>
            <w:left w:val="none" w:sz="0" w:space="0" w:color="auto"/>
            <w:bottom w:val="none" w:sz="0" w:space="0" w:color="auto"/>
            <w:right w:val="none" w:sz="0" w:space="0" w:color="auto"/>
          </w:divBdr>
          <w:divsChild>
            <w:div w:id="1908802362">
              <w:marLeft w:val="0"/>
              <w:marRight w:val="0"/>
              <w:marTop w:val="0"/>
              <w:marBottom w:val="0"/>
              <w:divBdr>
                <w:top w:val="none" w:sz="0" w:space="0" w:color="auto"/>
                <w:left w:val="none" w:sz="0" w:space="0" w:color="auto"/>
                <w:bottom w:val="none" w:sz="0" w:space="0" w:color="auto"/>
                <w:right w:val="none" w:sz="0" w:space="0" w:color="auto"/>
              </w:divBdr>
            </w:div>
            <w:div w:id="986593619">
              <w:marLeft w:val="0"/>
              <w:marRight w:val="0"/>
              <w:marTop w:val="0"/>
              <w:marBottom w:val="0"/>
              <w:divBdr>
                <w:top w:val="none" w:sz="0" w:space="0" w:color="auto"/>
                <w:left w:val="none" w:sz="0" w:space="0" w:color="auto"/>
                <w:bottom w:val="none" w:sz="0" w:space="0" w:color="auto"/>
                <w:right w:val="none" w:sz="0" w:space="0" w:color="auto"/>
              </w:divBdr>
              <w:divsChild>
                <w:div w:id="736437075">
                  <w:marLeft w:val="0"/>
                  <w:marRight w:val="0"/>
                  <w:marTop w:val="0"/>
                  <w:marBottom w:val="0"/>
                  <w:divBdr>
                    <w:top w:val="none" w:sz="0" w:space="0" w:color="auto"/>
                    <w:left w:val="none" w:sz="0" w:space="0" w:color="auto"/>
                    <w:bottom w:val="none" w:sz="0" w:space="0" w:color="auto"/>
                    <w:right w:val="none" w:sz="0" w:space="0" w:color="auto"/>
                  </w:divBdr>
                  <w:divsChild>
                    <w:div w:id="146106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4703">
              <w:marLeft w:val="0"/>
              <w:marRight w:val="0"/>
              <w:marTop w:val="0"/>
              <w:marBottom w:val="0"/>
              <w:divBdr>
                <w:top w:val="none" w:sz="0" w:space="0" w:color="auto"/>
                <w:left w:val="none" w:sz="0" w:space="0" w:color="auto"/>
                <w:bottom w:val="none" w:sz="0" w:space="0" w:color="auto"/>
                <w:right w:val="none" w:sz="0" w:space="0" w:color="auto"/>
              </w:divBdr>
            </w:div>
          </w:divsChild>
        </w:div>
        <w:div w:id="72633324">
          <w:marLeft w:val="0"/>
          <w:marRight w:val="0"/>
          <w:marTop w:val="0"/>
          <w:marBottom w:val="0"/>
          <w:divBdr>
            <w:top w:val="none" w:sz="0" w:space="0" w:color="auto"/>
            <w:left w:val="none" w:sz="0" w:space="0" w:color="auto"/>
            <w:bottom w:val="none" w:sz="0" w:space="0" w:color="auto"/>
            <w:right w:val="none" w:sz="0" w:space="0" w:color="auto"/>
          </w:divBdr>
          <w:divsChild>
            <w:div w:id="1399547356">
              <w:marLeft w:val="0"/>
              <w:marRight w:val="0"/>
              <w:marTop w:val="0"/>
              <w:marBottom w:val="0"/>
              <w:divBdr>
                <w:top w:val="none" w:sz="0" w:space="0" w:color="auto"/>
                <w:left w:val="none" w:sz="0" w:space="0" w:color="auto"/>
                <w:bottom w:val="none" w:sz="0" w:space="0" w:color="auto"/>
                <w:right w:val="none" w:sz="0" w:space="0" w:color="auto"/>
              </w:divBdr>
            </w:div>
            <w:div w:id="1640265661">
              <w:marLeft w:val="0"/>
              <w:marRight w:val="0"/>
              <w:marTop w:val="0"/>
              <w:marBottom w:val="0"/>
              <w:divBdr>
                <w:top w:val="none" w:sz="0" w:space="0" w:color="auto"/>
                <w:left w:val="none" w:sz="0" w:space="0" w:color="auto"/>
                <w:bottom w:val="none" w:sz="0" w:space="0" w:color="auto"/>
                <w:right w:val="none" w:sz="0" w:space="0" w:color="auto"/>
              </w:divBdr>
              <w:divsChild>
                <w:div w:id="771359797">
                  <w:marLeft w:val="0"/>
                  <w:marRight w:val="0"/>
                  <w:marTop w:val="0"/>
                  <w:marBottom w:val="0"/>
                  <w:divBdr>
                    <w:top w:val="none" w:sz="0" w:space="0" w:color="auto"/>
                    <w:left w:val="none" w:sz="0" w:space="0" w:color="auto"/>
                    <w:bottom w:val="none" w:sz="0" w:space="0" w:color="auto"/>
                    <w:right w:val="none" w:sz="0" w:space="0" w:color="auto"/>
                  </w:divBdr>
                  <w:divsChild>
                    <w:div w:id="143998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7408">
              <w:marLeft w:val="0"/>
              <w:marRight w:val="0"/>
              <w:marTop w:val="0"/>
              <w:marBottom w:val="0"/>
              <w:divBdr>
                <w:top w:val="none" w:sz="0" w:space="0" w:color="auto"/>
                <w:left w:val="none" w:sz="0" w:space="0" w:color="auto"/>
                <w:bottom w:val="none" w:sz="0" w:space="0" w:color="auto"/>
                <w:right w:val="none" w:sz="0" w:space="0" w:color="auto"/>
              </w:divBdr>
            </w:div>
          </w:divsChild>
        </w:div>
        <w:div w:id="988285870">
          <w:marLeft w:val="0"/>
          <w:marRight w:val="0"/>
          <w:marTop w:val="0"/>
          <w:marBottom w:val="0"/>
          <w:divBdr>
            <w:top w:val="none" w:sz="0" w:space="0" w:color="auto"/>
            <w:left w:val="none" w:sz="0" w:space="0" w:color="auto"/>
            <w:bottom w:val="none" w:sz="0" w:space="0" w:color="auto"/>
            <w:right w:val="none" w:sz="0" w:space="0" w:color="auto"/>
          </w:divBdr>
          <w:divsChild>
            <w:div w:id="868028765">
              <w:marLeft w:val="0"/>
              <w:marRight w:val="0"/>
              <w:marTop w:val="0"/>
              <w:marBottom w:val="0"/>
              <w:divBdr>
                <w:top w:val="none" w:sz="0" w:space="0" w:color="auto"/>
                <w:left w:val="none" w:sz="0" w:space="0" w:color="auto"/>
                <w:bottom w:val="none" w:sz="0" w:space="0" w:color="auto"/>
                <w:right w:val="none" w:sz="0" w:space="0" w:color="auto"/>
              </w:divBdr>
            </w:div>
            <w:div w:id="132450734">
              <w:marLeft w:val="0"/>
              <w:marRight w:val="0"/>
              <w:marTop w:val="0"/>
              <w:marBottom w:val="0"/>
              <w:divBdr>
                <w:top w:val="none" w:sz="0" w:space="0" w:color="auto"/>
                <w:left w:val="none" w:sz="0" w:space="0" w:color="auto"/>
                <w:bottom w:val="none" w:sz="0" w:space="0" w:color="auto"/>
                <w:right w:val="none" w:sz="0" w:space="0" w:color="auto"/>
              </w:divBdr>
              <w:divsChild>
                <w:div w:id="766461430">
                  <w:marLeft w:val="0"/>
                  <w:marRight w:val="0"/>
                  <w:marTop w:val="0"/>
                  <w:marBottom w:val="0"/>
                  <w:divBdr>
                    <w:top w:val="none" w:sz="0" w:space="0" w:color="auto"/>
                    <w:left w:val="none" w:sz="0" w:space="0" w:color="auto"/>
                    <w:bottom w:val="none" w:sz="0" w:space="0" w:color="auto"/>
                    <w:right w:val="none" w:sz="0" w:space="0" w:color="auto"/>
                  </w:divBdr>
                  <w:divsChild>
                    <w:div w:id="6664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02745">
              <w:marLeft w:val="0"/>
              <w:marRight w:val="0"/>
              <w:marTop w:val="0"/>
              <w:marBottom w:val="0"/>
              <w:divBdr>
                <w:top w:val="none" w:sz="0" w:space="0" w:color="auto"/>
                <w:left w:val="none" w:sz="0" w:space="0" w:color="auto"/>
                <w:bottom w:val="none" w:sz="0" w:space="0" w:color="auto"/>
                <w:right w:val="none" w:sz="0" w:space="0" w:color="auto"/>
              </w:divBdr>
            </w:div>
          </w:divsChild>
        </w:div>
        <w:div w:id="1448086836">
          <w:marLeft w:val="0"/>
          <w:marRight w:val="0"/>
          <w:marTop w:val="0"/>
          <w:marBottom w:val="0"/>
          <w:divBdr>
            <w:top w:val="none" w:sz="0" w:space="0" w:color="auto"/>
            <w:left w:val="none" w:sz="0" w:space="0" w:color="auto"/>
            <w:bottom w:val="none" w:sz="0" w:space="0" w:color="auto"/>
            <w:right w:val="none" w:sz="0" w:space="0" w:color="auto"/>
          </w:divBdr>
          <w:divsChild>
            <w:div w:id="266743713">
              <w:marLeft w:val="0"/>
              <w:marRight w:val="0"/>
              <w:marTop w:val="0"/>
              <w:marBottom w:val="0"/>
              <w:divBdr>
                <w:top w:val="none" w:sz="0" w:space="0" w:color="auto"/>
                <w:left w:val="none" w:sz="0" w:space="0" w:color="auto"/>
                <w:bottom w:val="none" w:sz="0" w:space="0" w:color="auto"/>
                <w:right w:val="none" w:sz="0" w:space="0" w:color="auto"/>
              </w:divBdr>
            </w:div>
            <w:div w:id="1480881294">
              <w:marLeft w:val="0"/>
              <w:marRight w:val="0"/>
              <w:marTop w:val="0"/>
              <w:marBottom w:val="0"/>
              <w:divBdr>
                <w:top w:val="none" w:sz="0" w:space="0" w:color="auto"/>
                <w:left w:val="none" w:sz="0" w:space="0" w:color="auto"/>
                <w:bottom w:val="none" w:sz="0" w:space="0" w:color="auto"/>
                <w:right w:val="none" w:sz="0" w:space="0" w:color="auto"/>
              </w:divBdr>
              <w:divsChild>
                <w:div w:id="2044479809">
                  <w:marLeft w:val="0"/>
                  <w:marRight w:val="0"/>
                  <w:marTop w:val="0"/>
                  <w:marBottom w:val="0"/>
                  <w:divBdr>
                    <w:top w:val="none" w:sz="0" w:space="0" w:color="auto"/>
                    <w:left w:val="none" w:sz="0" w:space="0" w:color="auto"/>
                    <w:bottom w:val="none" w:sz="0" w:space="0" w:color="auto"/>
                    <w:right w:val="none" w:sz="0" w:space="0" w:color="auto"/>
                  </w:divBdr>
                  <w:divsChild>
                    <w:div w:id="10949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1208">
              <w:marLeft w:val="0"/>
              <w:marRight w:val="0"/>
              <w:marTop w:val="0"/>
              <w:marBottom w:val="0"/>
              <w:divBdr>
                <w:top w:val="none" w:sz="0" w:space="0" w:color="auto"/>
                <w:left w:val="none" w:sz="0" w:space="0" w:color="auto"/>
                <w:bottom w:val="none" w:sz="0" w:space="0" w:color="auto"/>
                <w:right w:val="none" w:sz="0" w:space="0" w:color="auto"/>
              </w:divBdr>
            </w:div>
          </w:divsChild>
        </w:div>
        <w:div w:id="2032560250">
          <w:marLeft w:val="0"/>
          <w:marRight w:val="0"/>
          <w:marTop w:val="0"/>
          <w:marBottom w:val="0"/>
          <w:divBdr>
            <w:top w:val="none" w:sz="0" w:space="0" w:color="auto"/>
            <w:left w:val="none" w:sz="0" w:space="0" w:color="auto"/>
            <w:bottom w:val="none" w:sz="0" w:space="0" w:color="auto"/>
            <w:right w:val="none" w:sz="0" w:space="0" w:color="auto"/>
          </w:divBdr>
          <w:divsChild>
            <w:div w:id="59795513">
              <w:marLeft w:val="0"/>
              <w:marRight w:val="0"/>
              <w:marTop w:val="0"/>
              <w:marBottom w:val="0"/>
              <w:divBdr>
                <w:top w:val="none" w:sz="0" w:space="0" w:color="auto"/>
                <w:left w:val="none" w:sz="0" w:space="0" w:color="auto"/>
                <w:bottom w:val="none" w:sz="0" w:space="0" w:color="auto"/>
                <w:right w:val="none" w:sz="0" w:space="0" w:color="auto"/>
              </w:divBdr>
            </w:div>
            <w:div w:id="820196220">
              <w:marLeft w:val="0"/>
              <w:marRight w:val="0"/>
              <w:marTop w:val="0"/>
              <w:marBottom w:val="0"/>
              <w:divBdr>
                <w:top w:val="none" w:sz="0" w:space="0" w:color="auto"/>
                <w:left w:val="none" w:sz="0" w:space="0" w:color="auto"/>
                <w:bottom w:val="none" w:sz="0" w:space="0" w:color="auto"/>
                <w:right w:val="none" w:sz="0" w:space="0" w:color="auto"/>
              </w:divBdr>
              <w:divsChild>
                <w:div w:id="143277605">
                  <w:marLeft w:val="0"/>
                  <w:marRight w:val="0"/>
                  <w:marTop w:val="0"/>
                  <w:marBottom w:val="0"/>
                  <w:divBdr>
                    <w:top w:val="none" w:sz="0" w:space="0" w:color="auto"/>
                    <w:left w:val="none" w:sz="0" w:space="0" w:color="auto"/>
                    <w:bottom w:val="none" w:sz="0" w:space="0" w:color="auto"/>
                    <w:right w:val="none" w:sz="0" w:space="0" w:color="auto"/>
                  </w:divBdr>
                  <w:divsChild>
                    <w:div w:id="181929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4003">
              <w:marLeft w:val="0"/>
              <w:marRight w:val="0"/>
              <w:marTop w:val="0"/>
              <w:marBottom w:val="0"/>
              <w:divBdr>
                <w:top w:val="none" w:sz="0" w:space="0" w:color="auto"/>
                <w:left w:val="none" w:sz="0" w:space="0" w:color="auto"/>
                <w:bottom w:val="none" w:sz="0" w:space="0" w:color="auto"/>
                <w:right w:val="none" w:sz="0" w:space="0" w:color="auto"/>
              </w:divBdr>
            </w:div>
          </w:divsChild>
        </w:div>
        <w:div w:id="1952397112">
          <w:marLeft w:val="0"/>
          <w:marRight w:val="0"/>
          <w:marTop w:val="0"/>
          <w:marBottom w:val="0"/>
          <w:divBdr>
            <w:top w:val="none" w:sz="0" w:space="0" w:color="auto"/>
            <w:left w:val="none" w:sz="0" w:space="0" w:color="auto"/>
            <w:bottom w:val="none" w:sz="0" w:space="0" w:color="auto"/>
            <w:right w:val="none" w:sz="0" w:space="0" w:color="auto"/>
          </w:divBdr>
          <w:divsChild>
            <w:div w:id="733242779">
              <w:marLeft w:val="0"/>
              <w:marRight w:val="0"/>
              <w:marTop w:val="0"/>
              <w:marBottom w:val="0"/>
              <w:divBdr>
                <w:top w:val="none" w:sz="0" w:space="0" w:color="auto"/>
                <w:left w:val="none" w:sz="0" w:space="0" w:color="auto"/>
                <w:bottom w:val="none" w:sz="0" w:space="0" w:color="auto"/>
                <w:right w:val="none" w:sz="0" w:space="0" w:color="auto"/>
              </w:divBdr>
            </w:div>
            <w:div w:id="890311173">
              <w:marLeft w:val="0"/>
              <w:marRight w:val="0"/>
              <w:marTop w:val="0"/>
              <w:marBottom w:val="0"/>
              <w:divBdr>
                <w:top w:val="none" w:sz="0" w:space="0" w:color="auto"/>
                <w:left w:val="none" w:sz="0" w:space="0" w:color="auto"/>
                <w:bottom w:val="none" w:sz="0" w:space="0" w:color="auto"/>
                <w:right w:val="none" w:sz="0" w:space="0" w:color="auto"/>
              </w:divBdr>
              <w:divsChild>
                <w:div w:id="486678144">
                  <w:marLeft w:val="0"/>
                  <w:marRight w:val="0"/>
                  <w:marTop w:val="0"/>
                  <w:marBottom w:val="0"/>
                  <w:divBdr>
                    <w:top w:val="none" w:sz="0" w:space="0" w:color="auto"/>
                    <w:left w:val="none" w:sz="0" w:space="0" w:color="auto"/>
                    <w:bottom w:val="none" w:sz="0" w:space="0" w:color="auto"/>
                    <w:right w:val="none" w:sz="0" w:space="0" w:color="auto"/>
                  </w:divBdr>
                  <w:divsChild>
                    <w:div w:id="2008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8537">
      <w:bodyDiv w:val="1"/>
      <w:marLeft w:val="0"/>
      <w:marRight w:val="0"/>
      <w:marTop w:val="0"/>
      <w:marBottom w:val="0"/>
      <w:divBdr>
        <w:top w:val="none" w:sz="0" w:space="0" w:color="auto"/>
        <w:left w:val="none" w:sz="0" w:space="0" w:color="auto"/>
        <w:bottom w:val="none" w:sz="0" w:space="0" w:color="auto"/>
        <w:right w:val="none" w:sz="0" w:space="0" w:color="auto"/>
      </w:divBdr>
    </w:div>
    <w:div w:id="85421479">
      <w:bodyDiv w:val="1"/>
      <w:marLeft w:val="0"/>
      <w:marRight w:val="0"/>
      <w:marTop w:val="0"/>
      <w:marBottom w:val="0"/>
      <w:divBdr>
        <w:top w:val="none" w:sz="0" w:space="0" w:color="auto"/>
        <w:left w:val="none" w:sz="0" w:space="0" w:color="auto"/>
        <w:bottom w:val="none" w:sz="0" w:space="0" w:color="auto"/>
        <w:right w:val="none" w:sz="0" w:space="0" w:color="auto"/>
      </w:divBdr>
      <w:divsChild>
        <w:div w:id="121731307">
          <w:marLeft w:val="0"/>
          <w:marRight w:val="0"/>
          <w:marTop w:val="0"/>
          <w:marBottom w:val="0"/>
          <w:divBdr>
            <w:top w:val="none" w:sz="0" w:space="0" w:color="auto"/>
            <w:left w:val="none" w:sz="0" w:space="0" w:color="auto"/>
            <w:bottom w:val="none" w:sz="0" w:space="0" w:color="auto"/>
            <w:right w:val="none" w:sz="0" w:space="0" w:color="auto"/>
          </w:divBdr>
        </w:div>
      </w:divsChild>
    </w:div>
    <w:div w:id="89543304">
      <w:bodyDiv w:val="1"/>
      <w:marLeft w:val="0"/>
      <w:marRight w:val="0"/>
      <w:marTop w:val="0"/>
      <w:marBottom w:val="0"/>
      <w:divBdr>
        <w:top w:val="none" w:sz="0" w:space="0" w:color="auto"/>
        <w:left w:val="none" w:sz="0" w:space="0" w:color="auto"/>
        <w:bottom w:val="none" w:sz="0" w:space="0" w:color="auto"/>
        <w:right w:val="none" w:sz="0" w:space="0" w:color="auto"/>
      </w:divBdr>
      <w:divsChild>
        <w:div w:id="1945310396">
          <w:marLeft w:val="0"/>
          <w:marRight w:val="0"/>
          <w:marTop w:val="0"/>
          <w:marBottom w:val="0"/>
          <w:divBdr>
            <w:top w:val="none" w:sz="0" w:space="0" w:color="auto"/>
            <w:left w:val="none" w:sz="0" w:space="0" w:color="auto"/>
            <w:bottom w:val="none" w:sz="0" w:space="0" w:color="auto"/>
            <w:right w:val="none" w:sz="0" w:space="0" w:color="auto"/>
          </w:divBdr>
        </w:div>
      </w:divsChild>
    </w:div>
    <w:div w:id="96952005">
      <w:bodyDiv w:val="1"/>
      <w:marLeft w:val="0"/>
      <w:marRight w:val="0"/>
      <w:marTop w:val="0"/>
      <w:marBottom w:val="0"/>
      <w:divBdr>
        <w:top w:val="none" w:sz="0" w:space="0" w:color="auto"/>
        <w:left w:val="none" w:sz="0" w:space="0" w:color="auto"/>
        <w:bottom w:val="none" w:sz="0" w:space="0" w:color="auto"/>
        <w:right w:val="none" w:sz="0" w:space="0" w:color="auto"/>
      </w:divBdr>
    </w:div>
    <w:div w:id="103890486">
      <w:bodyDiv w:val="1"/>
      <w:marLeft w:val="0"/>
      <w:marRight w:val="0"/>
      <w:marTop w:val="0"/>
      <w:marBottom w:val="0"/>
      <w:divBdr>
        <w:top w:val="none" w:sz="0" w:space="0" w:color="auto"/>
        <w:left w:val="none" w:sz="0" w:space="0" w:color="auto"/>
        <w:bottom w:val="none" w:sz="0" w:space="0" w:color="auto"/>
        <w:right w:val="none" w:sz="0" w:space="0" w:color="auto"/>
      </w:divBdr>
      <w:divsChild>
        <w:div w:id="378171019">
          <w:marLeft w:val="0"/>
          <w:marRight w:val="0"/>
          <w:marTop w:val="0"/>
          <w:marBottom w:val="0"/>
          <w:divBdr>
            <w:top w:val="none" w:sz="0" w:space="0" w:color="auto"/>
            <w:left w:val="none" w:sz="0" w:space="0" w:color="auto"/>
            <w:bottom w:val="none" w:sz="0" w:space="0" w:color="auto"/>
            <w:right w:val="none" w:sz="0" w:space="0" w:color="auto"/>
          </w:divBdr>
        </w:div>
      </w:divsChild>
    </w:div>
    <w:div w:id="104228810">
      <w:bodyDiv w:val="1"/>
      <w:marLeft w:val="0"/>
      <w:marRight w:val="0"/>
      <w:marTop w:val="0"/>
      <w:marBottom w:val="0"/>
      <w:divBdr>
        <w:top w:val="none" w:sz="0" w:space="0" w:color="auto"/>
        <w:left w:val="none" w:sz="0" w:space="0" w:color="auto"/>
        <w:bottom w:val="none" w:sz="0" w:space="0" w:color="auto"/>
        <w:right w:val="none" w:sz="0" w:space="0" w:color="auto"/>
      </w:divBdr>
      <w:divsChild>
        <w:div w:id="454716310">
          <w:marLeft w:val="0"/>
          <w:marRight w:val="0"/>
          <w:marTop w:val="0"/>
          <w:marBottom w:val="0"/>
          <w:divBdr>
            <w:top w:val="none" w:sz="0" w:space="0" w:color="auto"/>
            <w:left w:val="none" w:sz="0" w:space="0" w:color="auto"/>
            <w:bottom w:val="none" w:sz="0" w:space="0" w:color="auto"/>
            <w:right w:val="none" w:sz="0" w:space="0" w:color="auto"/>
          </w:divBdr>
        </w:div>
      </w:divsChild>
    </w:div>
    <w:div w:id="111293495">
      <w:bodyDiv w:val="1"/>
      <w:marLeft w:val="0"/>
      <w:marRight w:val="0"/>
      <w:marTop w:val="0"/>
      <w:marBottom w:val="0"/>
      <w:divBdr>
        <w:top w:val="none" w:sz="0" w:space="0" w:color="auto"/>
        <w:left w:val="none" w:sz="0" w:space="0" w:color="auto"/>
        <w:bottom w:val="none" w:sz="0" w:space="0" w:color="auto"/>
        <w:right w:val="none" w:sz="0" w:space="0" w:color="auto"/>
      </w:divBdr>
      <w:divsChild>
        <w:div w:id="1830561521">
          <w:marLeft w:val="0"/>
          <w:marRight w:val="0"/>
          <w:marTop w:val="0"/>
          <w:marBottom w:val="0"/>
          <w:divBdr>
            <w:top w:val="none" w:sz="0" w:space="0" w:color="auto"/>
            <w:left w:val="none" w:sz="0" w:space="0" w:color="auto"/>
            <w:bottom w:val="none" w:sz="0" w:space="0" w:color="auto"/>
            <w:right w:val="none" w:sz="0" w:space="0" w:color="auto"/>
          </w:divBdr>
        </w:div>
      </w:divsChild>
    </w:div>
    <w:div w:id="113990460">
      <w:bodyDiv w:val="1"/>
      <w:marLeft w:val="0"/>
      <w:marRight w:val="0"/>
      <w:marTop w:val="0"/>
      <w:marBottom w:val="0"/>
      <w:divBdr>
        <w:top w:val="none" w:sz="0" w:space="0" w:color="auto"/>
        <w:left w:val="none" w:sz="0" w:space="0" w:color="auto"/>
        <w:bottom w:val="none" w:sz="0" w:space="0" w:color="auto"/>
        <w:right w:val="none" w:sz="0" w:space="0" w:color="auto"/>
      </w:divBdr>
    </w:div>
    <w:div w:id="123818403">
      <w:bodyDiv w:val="1"/>
      <w:marLeft w:val="0"/>
      <w:marRight w:val="0"/>
      <w:marTop w:val="0"/>
      <w:marBottom w:val="0"/>
      <w:divBdr>
        <w:top w:val="none" w:sz="0" w:space="0" w:color="auto"/>
        <w:left w:val="none" w:sz="0" w:space="0" w:color="auto"/>
        <w:bottom w:val="none" w:sz="0" w:space="0" w:color="auto"/>
        <w:right w:val="none" w:sz="0" w:space="0" w:color="auto"/>
      </w:divBdr>
      <w:divsChild>
        <w:div w:id="546456088">
          <w:marLeft w:val="0"/>
          <w:marRight w:val="0"/>
          <w:marTop w:val="0"/>
          <w:marBottom w:val="0"/>
          <w:divBdr>
            <w:top w:val="none" w:sz="0" w:space="0" w:color="auto"/>
            <w:left w:val="none" w:sz="0" w:space="0" w:color="auto"/>
            <w:bottom w:val="none" w:sz="0" w:space="0" w:color="auto"/>
            <w:right w:val="none" w:sz="0" w:space="0" w:color="auto"/>
          </w:divBdr>
          <w:divsChild>
            <w:div w:id="843787522">
              <w:marLeft w:val="0"/>
              <w:marRight w:val="0"/>
              <w:marTop w:val="0"/>
              <w:marBottom w:val="0"/>
              <w:divBdr>
                <w:top w:val="none" w:sz="0" w:space="0" w:color="auto"/>
                <w:left w:val="none" w:sz="0" w:space="0" w:color="auto"/>
                <w:bottom w:val="none" w:sz="0" w:space="0" w:color="auto"/>
                <w:right w:val="none" w:sz="0" w:space="0" w:color="auto"/>
              </w:divBdr>
            </w:div>
            <w:div w:id="2085100581">
              <w:marLeft w:val="0"/>
              <w:marRight w:val="0"/>
              <w:marTop w:val="0"/>
              <w:marBottom w:val="0"/>
              <w:divBdr>
                <w:top w:val="none" w:sz="0" w:space="0" w:color="auto"/>
                <w:left w:val="none" w:sz="0" w:space="0" w:color="auto"/>
                <w:bottom w:val="none" w:sz="0" w:space="0" w:color="auto"/>
                <w:right w:val="none" w:sz="0" w:space="0" w:color="auto"/>
              </w:divBdr>
              <w:divsChild>
                <w:div w:id="1661928134">
                  <w:marLeft w:val="0"/>
                  <w:marRight w:val="0"/>
                  <w:marTop w:val="0"/>
                  <w:marBottom w:val="0"/>
                  <w:divBdr>
                    <w:top w:val="none" w:sz="0" w:space="0" w:color="auto"/>
                    <w:left w:val="none" w:sz="0" w:space="0" w:color="auto"/>
                    <w:bottom w:val="none" w:sz="0" w:space="0" w:color="auto"/>
                    <w:right w:val="none" w:sz="0" w:space="0" w:color="auto"/>
                  </w:divBdr>
                  <w:divsChild>
                    <w:div w:id="78731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7017">
              <w:marLeft w:val="0"/>
              <w:marRight w:val="0"/>
              <w:marTop w:val="0"/>
              <w:marBottom w:val="0"/>
              <w:divBdr>
                <w:top w:val="none" w:sz="0" w:space="0" w:color="auto"/>
                <w:left w:val="none" w:sz="0" w:space="0" w:color="auto"/>
                <w:bottom w:val="none" w:sz="0" w:space="0" w:color="auto"/>
                <w:right w:val="none" w:sz="0" w:space="0" w:color="auto"/>
              </w:divBdr>
            </w:div>
          </w:divsChild>
        </w:div>
        <w:div w:id="1133332548">
          <w:marLeft w:val="0"/>
          <w:marRight w:val="0"/>
          <w:marTop w:val="0"/>
          <w:marBottom w:val="0"/>
          <w:divBdr>
            <w:top w:val="none" w:sz="0" w:space="0" w:color="auto"/>
            <w:left w:val="none" w:sz="0" w:space="0" w:color="auto"/>
            <w:bottom w:val="none" w:sz="0" w:space="0" w:color="auto"/>
            <w:right w:val="none" w:sz="0" w:space="0" w:color="auto"/>
          </w:divBdr>
          <w:divsChild>
            <w:div w:id="585237463">
              <w:marLeft w:val="0"/>
              <w:marRight w:val="0"/>
              <w:marTop w:val="0"/>
              <w:marBottom w:val="0"/>
              <w:divBdr>
                <w:top w:val="none" w:sz="0" w:space="0" w:color="auto"/>
                <w:left w:val="none" w:sz="0" w:space="0" w:color="auto"/>
                <w:bottom w:val="none" w:sz="0" w:space="0" w:color="auto"/>
                <w:right w:val="none" w:sz="0" w:space="0" w:color="auto"/>
              </w:divBdr>
            </w:div>
            <w:div w:id="1543782167">
              <w:marLeft w:val="0"/>
              <w:marRight w:val="0"/>
              <w:marTop w:val="0"/>
              <w:marBottom w:val="0"/>
              <w:divBdr>
                <w:top w:val="none" w:sz="0" w:space="0" w:color="auto"/>
                <w:left w:val="none" w:sz="0" w:space="0" w:color="auto"/>
                <w:bottom w:val="none" w:sz="0" w:space="0" w:color="auto"/>
                <w:right w:val="none" w:sz="0" w:space="0" w:color="auto"/>
              </w:divBdr>
              <w:divsChild>
                <w:div w:id="359091745">
                  <w:marLeft w:val="0"/>
                  <w:marRight w:val="0"/>
                  <w:marTop w:val="0"/>
                  <w:marBottom w:val="0"/>
                  <w:divBdr>
                    <w:top w:val="none" w:sz="0" w:space="0" w:color="auto"/>
                    <w:left w:val="none" w:sz="0" w:space="0" w:color="auto"/>
                    <w:bottom w:val="none" w:sz="0" w:space="0" w:color="auto"/>
                    <w:right w:val="none" w:sz="0" w:space="0" w:color="auto"/>
                  </w:divBdr>
                  <w:divsChild>
                    <w:div w:id="13120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85625">
              <w:marLeft w:val="0"/>
              <w:marRight w:val="0"/>
              <w:marTop w:val="0"/>
              <w:marBottom w:val="0"/>
              <w:divBdr>
                <w:top w:val="none" w:sz="0" w:space="0" w:color="auto"/>
                <w:left w:val="none" w:sz="0" w:space="0" w:color="auto"/>
                <w:bottom w:val="none" w:sz="0" w:space="0" w:color="auto"/>
                <w:right w:val="none" w:sz="0" w:space="0" w:color="auto"/>
              </w:divBdr>
            </w:div>
          </w:divsChild>
        </w:div>
        <w:div w:id="994140807">
          <w:marLeft w:val="0"/>
          <w:marRight w:val="0"/>
          <w:marTop w:val="0"/>
          <w:marBottom w:val="0"/>
          <w:divBdr>
            <w:top w:val="none" w:sz="0" w:space="0" w:color="auto"/>
            <w:left w:val="none" w:sz="0" w:space="0" w:color="auto"/>
            <w:bottom w:val="none" w:sz="0" w:space="0" w:color="auto"/>
            <w:right w:val="none" w:sz="0" w:space="0" w:color="auto"/>
          </w:divBdr>
          <w:divsChild>
            <w:div w:id="1759129560">
              <w:marLeft w:val="0"/>
              <w:marRight w:val="0"/>
              <w:marTop w:val="0"/>
              <w:marBottom w:val="0"/>
              <w:divBdr>
                <w:top w:val="none" w:sz="0" w:space="0" w:color="auto"/>
                <w:left w:val="none" w:sz="0" w:space="0" w:color="auto"/>
                <w:bottom w:val="none" w:sz="0" w:space="0" w:color="auto"/>
                <w:right w:val="none" w:sz="0" w:space="0" w:color="auto"/>
              </w:divBdr>
            </w:div>
            <w:div w:id="1526018986">
              <w:marLeft w:val="0"/>
              <w:marRight w:val="0"/>
              <w:marTop w:val="0"/>
              <w:marBottom w:val="0"/>
              <w:divBdr>
                <w:top w:val="none" w:sz="0" w:space="0" w:color="auto"/>
                <w:left w:val="none" w:sz="0" w:space="0" w:color="auto"/>
                <w:bottom w:val="none" w:sz="0" w:space="0" w:color="auto"/>
                <w:right w:val="none" w:sz="0" w:space="0" w:color="auto"/>
              </w:divBdr>
              <w:divsChild>
                <w:div w:id="2039426190">
                  <w:marLeft w:val="0"/>
                  <w:marRight w:val="0"/>
                  <w:marTop w:val="0"/>
                  <w:marBottom w:val="0"/>
                  <w:divBdr>
                    <w:top w:val="none" w:sz="0" w:space="0" w:color="auto"/>
                    <w:left w:val="none" w:sz="0" w:space="0" w:color="auto"/>
                    <w:bottom w:val="none" w:sz="0" w:space="0" w:color="auto"/>
                    <w:right w:val="none" w:sz="0" w:space="0" w:color="auto"/>
                  </w:divBdr>
                  <w:divsChild>
                    <w:div w:id="27710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0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6489">
      <w:bodyDiv w:val="1"/>
      <w:marLeft w:val="0"/>
      <w:marRight w:val="0"/>
      <w:marTop w:val="0"/>
      <w:marBottom w:val="0"/>
      <w:divBdr>
        <w:top w:val="none" w:sz="0" w:space="0" w:color="auto"/>
        <w:left w:val="none" w:sz="0" w:space="0" w:color="auto"/>
        <w:bottom w:val="none" w:sz="0" w:space="0" w:color="auto"/>
        <w:right w:val="none" w:sz="0" w:space="0" w:color="auto"/>
      </w:divBdr>
      <w:divsChild>
        <w:div w:id="205413693">
          <w:marLeft w:val="0"/>
          <w:marRight w:val="0"/>
          <w:marTop w:val="0"/>
          <w:marBottom w:val="0"/>
          <w:divBdr>
            <w:top w:val="none" w:sz="0" w:space="0" w:color="auto"/>
            <w:left w:val="none" w:sz="0" w:space="0" w:color="auto"/>
            <w:bottom w:val="none" w:sz="0" w:space="0" w:color="auto"/>
            <w:right w:val="none" w:sz="0" w:space="0" w:color="auto"/>
          </w:divBdr>
        </w:div>
      </w:divsChild>
    </w:div>
    <w:div w:id="145820939">
      <w:bodyDiv w:val="1"/>
      <w:marLeft w:val="0"/>
      <w:marRight w:val="0"/>
      <w:marTop w:val="0"/>
      <w:marBottom w:val="0"/>
      <w:divBdr>
        <w:top w:val="none" w:sz="0" w:space="0" w:color="auto"/>
        <w:left w:val="none" w:sz="0" w:space="0" w:color="auto"/>
        <w:bottom w:val="none" w:sz="0" w:space="0" w:color="auto"/>
        <w:right w:val="none" w:sz="0" w:space="0" w:color="auto"/>
      </w:divBdr>
      <w:divsChild>
        <w:div w:id="627199849">
          <w:marLeft w:val="0"/>
          <w:marRight w:val="0"/>
          <w:marTop w:val="0"/>
          <w:marBottom w:val="0"/>
          <w:divBdr>
            <w:top w:val="none" w:sz="0" w:space="0" w:color="auto"/>
            <w:left w:val="none" w:sz="0" w:space="0" w:color="auto"/>
            <w:bottom w:val="none" w:sz="0" w:space="0" w:color="auto"/>
            <w:right w:val="none" w:sz="0" w:space="0" w:color="auto"/>
          </w:divBdr>
        </w:div>
      </w:divsChild>
    </w:div>
    <w:div w:id="150953433">
      <w:bodyDiv w:val="1"/>
      <w:marLeft w:val="0"/>
      <w:marRight w:val="0"/>
      <w:marTop w:val="0"/>
      <w:marBottom w:val="0"/>
      <w:divBdr>
        <w:top w:val="none" w:sz="0" w:space="0" w:color="auto"/>
        <w:left w:val="none" w:sz="0" w:space="0" w:color="auto"/>
        <w:bottom w:val="none" w:sz="0" w:space="0" w:color="auto"/>
        <w:right w:val="none" w:sz="0" w:space="0" w:color="auto"/>
      </w:divBdr>
      <w:divsChild>
        <w:div w:id="471990339">
          <w:marLeft w:val="0"/>
          <w:marRight w:val="0"/>
          <w:marTop w:val="0"/>
          <w:marBottom w:val="0"/>
          <w:divBdr>
            <w:top w:val="none" w:sz="0" w:space="0" w:color="auto"/>
            <w:left w:val="none" w:sz="0" w:space="0" w:color="auto"/>
            <w:bottom w:val="none" w:sz="0" w:space="0" w:color="auto"/>
            <w:right w:val="none" w:sz="0" w:space="0" w:color="auto"/>
          </w:divBdr>
        </w:div>
      </w:divsChild>
    </w:div>
    <w:div w:id="168066270">
      <w:bodyDiv w:val="1"/>
      <w:marLeft w:val="0"/>
      <w:marRight w:val="0"/>
      <w:marTop w:val="0"/>
      <w:marBottom w:val="0"/>
      <w:divBdr>
        <w:top w:val="none" w:sz="0" w:space="0" w:color="auto"/>
        <w:left w:val="none" w:sz="0" w:space="0" w:color="auto"/>
        <w:bottom w:val="none" w:sz="0" w:space="0" w:color="auto"/>
        <w:right w:val="none" w:sz="0" w:space="0" w:color="auto"/>
      </w:divBdr>
    </w:div>
    <w:div w:id="172763175">
      <w:bodyDiv w:val="1"/>
      <w:marLeft w:val="0"/>
      <w:marRight w:val="0"/>
      <w:marTop w:val="0"/>
      <w:marBottom w:val="0"/>
      <w:divBdr>
        <w:top w:val="none" w:sz="0" w:space="0" w:color="auto"/>
        <w:left w:val="none" w:sz="0" w:space="0" w:color="auto"/>
        <w:bottom w:val="none" w:sz="0" w:space="0" w:color="auto"/>
        <w:right w:val="none" w:sz="0" w:space="0" w:color="auto"/>
      </w:divBdr>
    </w:div>
    <w:div w:id="183907974">
      <w:bodyDiv w:val="1"/>
      <w:marLeft w:val="0"/>
      <w:marRight w:val="0"/>
      <w:marTop w:val="0"/>
      <w:marBottom w:val="0"/>
      <w:divBdr>
        <w:top w:val="none" w:sz="0" w:space="0" w:color="auto"/>
        <w:left w:val="none" w:sz="0" w:space="0" w:color="auto"/>
        <w:bottom w:val="none" w:sz="0" w:space="0" w:color="auto"/>
        <w:right w:val="none" w:sz="0" w:space="0" w:color="auto"/>
      </w:divBdr>
    </w:div>
    <w:div w:id="184680864">
      <w:bodyDiv w:val="1"/>
      <w:marLeft w:val="0"/>
      <w:marRight w:val="0"/>
      <w:marTop w:val="0"/>
      <w:marBottom w:val="0"/>
      <w:divBdr>
        <w:top w:val="none" w:sz="0" w:space="0" w:color="auto"/>
        <w:left w:val="none" w:sz="0" w:space="0" w:color="auto"/>
        <w:bottom w:val="none" w:sz="0" w:space="0" w:color="auto"/>
        <w:right w:val="none" w:sz="0" w:space="0" w:color="auto"/>
      </w:divBdr>
      <w:divsChild>
        <w:div w:id="1893420785">
          <w:marLeft w:val="0"/>
          <w:marRight w:val="0"/>
          <w:marTop w:val="0"/>
          <w:marBottom w:val="0"/>
          <w:divBdr>
            <w:top w:val="none" w:sz="0" w:space="0" w:color="auto"/>
            <w:left w:val="none" w:sz="0" w:space="0" w:color="auto"/>
            <w:bottom w:val="none" w:sz="0" w:space="0" w:color="auto"/>
            <w:right w:val="none" w:sz="0" w:space="0" w:color="auto"/>
          </w:divBdr>
        </w:div>
      </w:divsChild>
    </w:div>
    <w:div w:id="185558645">
      <w:bodyDiv w:val="1"/>
      <w:marLeft w:val="0"/>
      <w:marRight w:val="0"/>
      <w:marTop w:val="0"/>
      <w:marBottom w:val="0"/>
      <w:divBdr>
        <w:top w:val="none" w:sz="0" w:space="0" w:color="auto"/>
        <w:left w:val="none" w:sz="0" w:space="0" w:color="auto"/>
        <w:bottom w:val="none" w:sz="0" w:space="0" w:color="auto"/>
        <w:right w:val="none" w:sz="0" w:space="0" w:color="auto"/>
      </w:divBdr>
      <w:divsChild>
        <w:div w:id="1634871225">
          <w:marLeft w:val="0"/>
          <w:marRight w:val="0"/>
          <w:marTop w:val="0"/>
          <w:marBottom w:val="0"/>
          <w:divBdr>
            <w:top w:val="none" w:sz="0" w:space="0" w:color="auto"/>
            <w:left w:val="none" w:sz="0" w:space="0" w:color="auto"/>
            <w:bottom w:val="none" w:sz="0" w:space="0" w:color="auto"/>
            <w:right w:val="none" w:sz="0" w:space="0" w:color="auto"/>
          </w:divBdr>
        </w:div>
      </w:divsChild>
    </w:div>
    <w:div w:id="188641288">
      <w:bodyDiv w:val="1"/>
      <w:marLeft w:val="0"/>
      <w:marRight w:val="0"/>
      <w:marTop w:val="0"/>
      <w:marBottom w:val="0"/>
      <w:divBdr>
        <w:top w:val="none" w:sz="0" w:space="0" w:color="auto"/>
        <w:left w:val="none" w:sz="0" w:space="0" w:color="auto"/>
        <w:bottom w:val="none" w:sz="0" w:space="0" w:color="auto"/>
        <w:right w:val="none" w:sz="0" w:space="0" w:color="auto"/>
      </w:divBdr>
    </w:div>
    <w:div w:id="192160621">
      <w:bodyDiv w:val="1"/>
      <w:marLeft w:val="0"/>
      <w:marRight w:val="0"/>
      <w:marTop w:val="0"/>
      <w:marBottom w:val="0"/>
      <w:divBdr>
        <w:top w:val="none" w:sz="0" w:space="0" w:color="auto"/>
        <w:left w:val="none" w:sz="0" w:space="0" w:color="auto"/>
        <w:bottom w:val="none" w:sz="0" w:space="0" w:color="auto"/>
        <w:right w:val="none" w:sz="0" w:space="0" w:color="auto"/>
      </w:divBdr>
      <w:divsChild>
        <w:div w:id="1551843046">
          <w:marLeft w:val="0"/>
          <w:marRight w:val="0"/>
          <w:marTop w:val="0"/>
          <w:marBottom w:val="0"/>
          <w:divBdr>
            <w:top w:val="none" w:sz="0" w:space="0" w:color="auto"/>
            <w:left w:val="none" w:sz="0" w:space="0" w:color="auto"/>
            <w:bottom w:val="none" w:sz="0" w:space="0" w:color="auto"/>
            <w:right w:val="none" w:sz="0" w:space="0" w:color="auto"/>
          </w:divBdr>
        </w:div>
      </w:divsChild>
    </w:div>
    <w:div w:id="195317597">
      <w:bodyDiv w:val="1"/>
      <w:marLeft w:val="0"/>
      <w:marRight w:val="0"/>
      <w:marTop w:val="0"/>
      <w:marBottom w:val="0"/>
      <w:divBdr>
        <w:top w:val="none" w:sz="0" w:space="0" w:color="auto"/>
        <w:left w:val="none" w:sz="0" w:space="0" w:color="auto"/>
        <w:bottom w:val="none" w:sz="0" w:space="0" w:color="auto"/>
        <w:right w:val="none" w:sz="0" w:space="0" w:color="auto"/>
      </w:divBdr>
      <w:divsChild>
        <w:div w:id="1677725715">
          <w:marLeft w:val="0"/>
          <w:marRight w:val="0"/>
          <w:marTop w:val="0"/>
          <w:marBottom w:val="0"/>
          <w:divBdr>
            <w:top w:val="none" w:sz="0" w:space="0" w:color="auto"/>
            <w:left w:val="none" w:sz="0" w:space="0" w:color="auto"/>
            <w:bottom w:val="none" w:sz="0" w:space="0" w:color="auto"/>
            <w:right w:val="none" w:sz="0" w:space="0" w:color="auto"/>
          </w:divBdr>
          <w:divsChild>
            <w:div w:id="1197813390">
              <w:marLeft w:val="0"/>
              <w:marRight w:val="0"/>
              <w:marTop w:val="0"/>
              <w:marBottom w:val="0"/>
              <w:divBdr>
                <w:top w:val="none" w:sz="0" w:space="0" w:color="auto"/>
                <w:left w:val="none" w:sz="0" w:space="0" w:color="auto"/>
                <w:bottom w:val="none" w:sz="0" w:space="0" w:color="auto"/>
                <w:right w:val="none" w:sz="0" w:space="0" w:color="auto"/>
              </w:divBdr>
            </w:div>
            <w:div w:id="468861797">
              <w:marLeft w:val="0"/>
              <w:marRight w:val="0"/>
              <w:marTop w:val="0"/>
              <w:marBottom w:val="0"/>
              <w:divBdr>
                <w:top w:val="none" w:sz="0" w:space="0" w:color="auto"/>
                <w:left w:val="none" w:sz="0" w:space="0" w:color="auto"/>
                <w:bottom w:val="none" w:sz="0" w:space="0" w:color="auto"/>
                <w:right w:val="none" w:sz="0" w:space="0" w:color="auto"/>
              </w:divBdr>
              <w:divsChild>
                <w:div w:id="2078505913">
                  <w:marLeft w:val="0"/>
                  <w:marRight w:val="0"/>
                  <w:marTop w:val="0"/>
                  <w:marBottom w:val="0"/>
                  <w:divBdr>
                    <w:top w:val="none" w:sz="0" w:space="0" w:color="auto"/>
                    <w:left w:val="none" w:sz="0" w:space="0" w:color="auto"/>
                    <w:bottom w:val="none" w:sz="0" w:space="0" w:color="auto"/>
                    <w:right w:val="none" w:sz="0" w:space="0" w:color="auto"/>
                  </w:divBdr>
                  <w:divsChild>
                    <w:div w:id="207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9600">
              <w:marLeft w:val="0"/>
              <w:marRight w:val="0"/>
              <w:marTop w:val="0"/>
              <w:marBottom w:val="0"/>
              <w:divBdr>
                <w:top w:val="none" w:sz="0" w:space="0" w:color="auto"/>
                <w:left w:val="none" w:sz="0" w:space="0" w:color="auto"/>
                <w:bottom w:val="none" w:sz="0" w:space="0" w:color="auto"/>
                <w:right w:val="none" w:sz="0" w:space="0" w:color="auto"/>
              </w:divBdr>
            </w:div>
          </w:divsChild>
        </w:div>
        <w:div w:id="644352842">
          <w:marLeft w:val="0"/>
          <w:marRight w:val="0"/>
          <w:marTop w:val="0"/>
          <w:marBottom w:val="0"/>
          <w:divBdr>
            <w:top w:val="none" w:sz="0" w:space="0" w:color="auto"/>
            <w:left w:val="none" w:sz="0" w:space="0" w:color="auto"/>
            <w:bottom w:val="none" w:sz="0" w:space="0" w:color="auto"/>
            <w:right w:val="none" w:sz="0" w:space="0" w:color="auto"/>
          </w:divBdr>
          <w:divsChild>
            <w:div w:id="690032387">
              <w:marLeft w:val="0"/>
              <w:marRight w:val="0"/>
              <w:marTop w:val="0"/>
              <w:marBottom w:val="0"/>
              <w:divBdr>
                <w:top w:val="none" w:sz="0" w:space="0" w:color="auto"/>
                <w:left w:val="none" w:sz="0" w:space="0" w:color="auto"/>
                <w:bottom w:val="none" w:sz="0" w:space="0" w:color="auto"/>
                <w:right w:val="none" w:sz="0" w:space="0" w:color="auto"/>
              </w:divBdr>
            </w:div>
            <w:div w:id="2119106662">
              <w:marLeft w:val="0"/>
              <w:marRight w:val="0"/>
              <w:marTop w:val="0"/>
              <w:marBottom w:val="0"/>
              <w:divBdr>
                <w:top w:val="none" w:sz="0" w:space="0" w:color="auto"/>
                <w:left w:val="none" w:sz="0" w:space="0" w:color="auto"/>
                <w:bottom w:val="none" w:sz="0" w:space="0" w:color="auto"/>
                <w:right w:val="none" w:sz="0" w:space="0" w:color="auto"/>
              </w:divBdr>
              <w:divsChild>
                <w:div w:id="1093279796">
                  <w:marLeft w:val="0"/>
                  <w:marRight w:val="0"/>
                  <w:marTop w:val="0"/>
                  <w:marBottom w:val="0"/>
                  <w:divBdr>
                    <w:top w:val="none" w:sz="0" w:space="0" w:color="auto"/>
                    <w:left w:val="none" w:sz="0" w:space="0" w:color="auto"/>
                    <w:bottom w:val="none" w:sz="0" w:space="0" w:color="auto"/>
                    <w:right w:val="none" w:sz="0" w:space="0" w:color="auto"/>
                  </w:divBdr>
                  <w:divsChild>
                    <w:div w:id="206629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2651">
              <w:marLeft w:val="0"/>
              <w:marRight w:val="0"/>
              <w:marTop w:val="0"/>
              <w:marBottom w:val="0"/>
              <w:divBdr>
                <w:top w:val="none" w:sz="0" w:space="0" w:color="auto"/>
                <w:left w:val="none" w:sz="0" w:space="0" w:color="auto"/>
                <w:bottom w:val="none" w:sz="0" w:space="0" w:color="auto"/>
                <w:right w:val="none" w:sz="0" w:space="0" w:color="auto"/>
              </w:divBdr>
            </w:div>
          </w:divsChild>
        </w:div>
        <w:div w:id="1259413700">
          <w:marLeft w:val="0"/>
          <w:marRight w:val="0"/>
          <w:marTop w:val="0"/>
          <w:marBottom w:val="0"/>
          <w:divBdr>
            <w:top w:val="none" w:sz="0" w:space="0" w:color="auto"/>
            <w:left w:val="none" w:sz="0" w:space="0" w:color="auto"/>
            <w:bottom w:val="none" w:sz="0" w:space="0" w:color="auto"/>
            <w:right w:val="none" w:sz="0" w:space="0" w:color="auto"/>
          </w:divBdr>
          <w:divsChild>
            <w:div w:id="314190811">
              <w:marLeft w:val="0"/>
              <w:marRight w:val="0"/>
              <w:marTop w:val="0"/>
              <w:marBottom w:val="0"/>
              <w:divBdr>
                <w:top w:val="none" w:sz="0" w:space="0" w:color="auto"/>
                <w:left w:val="none" w:sz="0" w:space="0" w:color="auto"/>
                <w:bottom w:val="none" w:sz="0" w:space="0" w:color="auto"/>
                <w:right w:val="none" w:sz="0" w:space="0" w:color="auto"/>
              </w:divBdr>
            </w:div>
            <w:div w:id="1459569627">
              <w:marLeft w:val="0"/>
              <w:marRight w:val="0"/>
              <w:marTop w:val="0"/>
              <w:marBottom w:val="0"/>
              <w:divBdr>
                <w:top w:val="none" w:sz="0" w:space="0" w:color="auto"/>
                <w:left w:val="none" w:sz="0" w:space="0" w:color="auto"/>
                <w:bottom w:val="none" w:sz="0" w:space="0" w:color="auto"/>
                <w:right w:val="none" w:sz="0" w:space="0" w:color="auto"/>
              </w:divBdr>
              <w:divsChild>
                <w:div w:id="50348469">
                  <w:marLeft w:val="0"/>
                  <w:marRight w:val="0"/>
                  <w:marTop w:val="0"/>
                  <w:marBottom w:val="0"/>
                  <w:divBdr>
                    <w:top w:val="none" w:sz="0" w:space="0" w:color="auto"/>
                    <w:left w:val="none" w:sz="0" w:space="0" w:color="auto"/>
                    <w:bottom w:val="none" w:sz="0" w:space="0" w:color="auto"/>
                    <w:right w:val="none" w:sz="0" w:space="0" w:color="auto"/>
                  </w:divBdr>
                  <w:divsChild>
                    <w:div w:id="946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5508">
      <w:bodyDiv w:val="1"/>
      <w:marLeft w:val="0"/>
      <w:marRight w:val="0"/>
      <w:marTop w:val="0"/>
      <w:marBottom w:val="0"/>
      <w:divBdr>
        <w:top w:val="none" w:sz="0" w:space="0" w:color="auto"/>
        <w:left w:val="none" w:sz="0" w:space="0" w:color="auto"/>
        <w:bottom w:val="none" w:sz="0" w:space="0" w:color="auto"/>
        <w:right w:val="none" w:sz="0" w:space="0" w:color="auto"/>
      </w:divBdr>
      <w:divsChild>
        <w:div w:id="2056392415">
          <w:marLeft w:val="0"/>
          <w:marRight w:val="0"/>
          <w:marTop w:val="0"/>
          <w:marBottom w:val="0"/>
          <w:divBdr>
            <w:top w:val="none" w:sz="0" w:space="0" w:color="auto"/>
            <w:left w:val="none" w:sz="0" w:space="0" w:color="auto"/>
            <w:bottom w:val="none" w:sz="0" w:space="0" w:color="auto"/>
            <w:right w:val="none" w:sz="0" w:space="0" w:color="auto"/>
          </w:divBdr>
        </w:div>
      </w:divsChild>
    </w:div>
    <w:div w:id="219093106">
      <w:bodyDiv w:val="1"/>
      <w:marLeft w:val="0"/>
      <w:marRight w:val="0"/>
      <w:marTop w:val="0"/>
      <w:marBottom w:val="0"/>
      <w:divBdr>
        <w:top w:val="none" w:sz="0" w:space="0" w:color="auto"/>
        <w:left w:val="none" w:sz="0" w:space="0" w:color="auto"/>
        <w:bottom w:val="none" w:sz="0" w:space="0" w:color="auto"/>
        <w:right w:val="none" w:sz="0" w:space="0" w:color="auto"/>
      </w:divBdr>
    </w:div>
    <w:div w:id="224489438">
      <w:bodyDiv w:val="1"/>
      <w:marLeft w:val="0"/>
      <w:marRight w:val="0"/>
      <w:marTop w:val="0"/>
      <w:marBottom w:val="0"/>
      <w:divBdr>
        <w:top w:val="none" w:sz="0" w:space="0" w:color="auto"/>
        <w:left w:val="none" w:sz="0" w:space="0" w:color="auto"/>
        <w:bottom w:val="none" w:sz="0" w:space="0" w:color="auto"/>
        <w:right w:val="none" w:sz="0" w:space="0" w:color="auto"/>
      </w:divBdr>
      <w:divsChild>
        <w:div w:id="1385907292">
          <w:marLeft w:val="0"/>
          <w:marRight w:val="0"/>
          <w:marTop w:val="0"/>
          <w:marBottom w:val="0"/>
          <w:divBdr>
            <w:top w:val="none" w:sz="0" w:space="0" w:color="auto"/>
            <w:left w:val="none" w:sz="0" w:space="0" w:color="auto"/>
            <w:bottom w:val="none" w:sz="0" w:space="0" w:color="auto"/>
            <w:right w:val="none" w:sz="0" w:space="0" w:color="auto"/>
          </w:divBdr>
        </w:div>
      </w:divsChild>
    </w:div>
    <w:div w:id="229922793">
      <w:bodyDiv w:val="1"/>
      <w:marLeft w:val="0"/>
      <w:marRight w:val="0"/>
      <w:marTop w:val="0"/>
      <w:marBottom w:val="0"/>
      <w:divBdr>
        <w:top w:val="none" w:sz="0" w:space="0" w:color="auto"/>
        <w:left w:val="none" w:sz="0" w:space="0" w:color="auto"/>
        <w:bottom w:val="none" w:sz="0" w:space="0" w:color="auto"/>
        <w:right w:val="none" w:sz="0" w:space="0" w:color="auto"/>
      </w:divBdr>
      <w:divsChild>
        <w:div w:id="266154972">
          <w:marLeft w:val="0"/>
          <w:marRight w:val="0"/>
          <w:marTop w:val="0"/>
          <w:marBottom w:val="0"/>
          <w:divBdr>
            <w:top w:val="none" w:sz="0" w:space="0" w:color="auto"/>
            <w:left w:val="none" w:sz="0" w:space="0" w:color="auto"/>
            <w:bottom w:val="none" w:sz="0" w:space="0" w:color="auto"/>
            <w:right w:val="none" w:sz="0" w:space="0" w:color="auto"/>
          </w:divBdr>
        </w:div>
      </w:divsChild>
    </w:div>
    <w:div w:id="238254179">
      <w:bodyDiv w:val="1"/>
      <w:marLeft w:val="0"/>
      <w:marRight w:val="0"/>
      <w:marTop w:val="0"/>
      <w:marBottom w:val="0"/>
      <w:divBdr>
        <w:top w:val="none" w:sz="0" w:space="0" w:color="auto"/>
        <w:left w:val="none" w:sz="0" w:space="0" w:color="auto"/>
        <w:bottom w:val="none" w:sz="0" w:space="0" w:color="auto"/>
        <w:right w:val="none" w:sz="0" w:space="0" w:color="auto"/>
      </w:divBdr>
      <w:divsChild>
        <w:div w:id="34355504">
          <w:marLeft w:val="0"/>
          <w:marRight w:val="0"/>
          <w:marTop w:val="0"/>
          <w:marBottom w:val="0"/>
          <w:divBdr>
            <w:top w:val="none" w:sz="0" w:space="0" w:color="auto"/>
            <w:left w:val="none" w:sz="0" w:space="0" w:color="auto"/>
            <w:bottom w:val="none" w:sz="0" w:space="0" w:color="auto"/>
            <w:right w:val="none" w:sz="0" w:space="0" w:color="auto"/>
          </w:divBdr>
        </w:div>
      </w:divsChild>
    </w:div>
    <w:div w:id="249506774">
      <w:bodyDiv w:val="1"/>
      <w:marLeft w:val="0"/>
      <w:marRight w:val="0"/>
      <w:marTop w:val="0"/>
      <w:marBottom w:val="0"/>
      <w:divBdr>
        <w:top w:val="none" w:sz="0" w:space="0" w:color="auto"/>
        <w:left w:val="none" w:sz="0" w:space="0" w:color="auto"/>
        <w:bottom w:val="none" w:sz="0" w:space="0" w:color="auto"/>
        <w:right w:val="none" w:sz="0" w:space="0" w:color="auto"/>
      </w:divBdr>
      <w:divsChild>
        <w:div w:id="828909778">
          <w:marLeft w:val="0"/>
          <w:marRight w:val="0"/>
          <w:marTop w:val="0"/>
          <w:marBottom w:val="0"/>
          <w:divBdr>
            <w:top w:val="none" w:sz="0" w:space="0" w:color="auto"/>
            <w:left w:val="none" w:sz="0" w:space="0" w:color="auto"/>
            <w:bottom w:val="none" w:sz="0" w:space="0" w:color="auto"/>
            <w:right w:val="none" w:sz="0" w:space="0" w:color="auto"/>
          </w:divBdr>
          <w:divsChild>
            <w:div w:id="1198546488">
              <w:marLeft w:val="0"/>
              <w:marRight w:val="0"/>
              <w:marTop w:val="0"/>
              <w:marBottom w:val="0"/>
              <w:divBdr>
                <w:top w:val="none" w:sz="0" w:space="0" w:color="auto"/>
                <w:left w:val="none" w:sz="0" w:space="0" w:color="auto"/>
                <w:bottom w:val="none" w:sz="0" w:space="0" w:color="auto"/>
                <w:right w:val="none" w:sz="0" w:space="0" w:color="auto"/>
              </w:divBdr>
            </w:div>
            <w:div w:id="1031226659">
              <w:marLeft w:val="0"/>
              <w:marRight w:val="0"/>
              <w:marTop w:val="0"/>
              <w:marBottom w:val="0"/>
              <w:divBdr>
                <w:top w:val="none" w:sz="0" w:space="0" w:color="auto"/>
                <w:left w:val="none" w:sz="0" w:space="0" w:color="auto"/>
                <w:bottom w:val="none" w:sz="0" w:space="0" w:color="auto"/>
                <w:right w:val="none" w:sz="0" w:space="0" w:color="auto"/>
              </w:divBdr>
              <w:divsChild>
                <w:div w:id="1719933241">
                  <w:marLeft w:val="0"/>
                  <w:marRight w:val="0"/>
                  <w:marTop w:val="0"/>
                  <w:marBottom w:val="0"/>
                  <w:divBdr>
                    <w:top w:val="none" w:sz="0" w:space="0" w:color="auto"/>
                    <w:left w:val="none" w:sz="0" w:space="0" w:color="auto"/>
                    <w:bottom w:val="none" w:sz="0" w:space="0" w:color="auto"/>
                    <w:right w:val="none" w:sz="0" w:space="0" w:color="auto"/>
                  </w:divBdr>
                  <w:divsChild>
                    <w:div w:id="6411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19534">
              <w:marLeft w:val="0"/>
              <w:marRight w:val="0"/>
              <w:marTop w:val="0"/>
              <w:marBottom w:val="0"/>
              <w:divBdr>
                <w:top w:val="none" w:sz="0" w:space="0" w:color="auto"/>
                <w:left w:val="none" w:sz="0" w:space="0" w:color="auto"/>
                <w:bottom w:val="none" w:sz="0" w:space="0" w:color="auto"/>
                <w:right w:val="none" w:sz="0" w:space="0" w:color="auto"/>
              </w:divBdr>
            </w:div>
          </w:divsChild>
        </w:div>
        <w:div w:id="883755528">
          <w:marLeft w:val="0"/>
          <w:marRight w:val="0"/>
          <w:marTop w:val="0"/>
          <w:marBottom w:val="0"/>
          <w:divBdr>
            <w:top w:val="none" w:sz="0" w:space="0" w:color="auto"/>
            <w:left w:val="none" w:sz="0" w:space="0" w:color="auto"/>
            <w:bottom w:val="none" w:sz="0" w:space="0" w:color="auto"/>
            <w:right w:val="none" w:sz="0" w:space="0" w:color="auto"/>
          </w:divBdr>
          <w:divsChild>
            <w:div w:id="208107514">
              <w:marLeft w:val="0"/>
              <w:marRight w:val="0"/>
              <w:marTop w:val="0"/>
              <w:marBottom w:val="0"/>
              <w:divBdr>
                <w:top w:val="none" w:sz="0" w:space="0" w:color="auto"/>
                <w:left w:val="none" w:sz="0" w:space="0" w:color="auto"/>
                <w:bottom w:val="none" w:sz="0" w:space="0" w:color="auto"/>
                <w:right w:val="none" w:sz="0" w:space="0" w:color="auto"/>
              </w:divBdr>
            </w:div>
            <w:div w:id="1032724933">
              <w:marLeft w:val="0"/>
              <w:marRight w:val="0"/>
              <w:marTop w:val="0"/>
              <w:marBottom w:val="0"/>
              <w:divBdr>
                <w:top w:val="none" w:sz="0" w:space="0" w:color="auto"/>
                <w:left w:val="none" w:sz="0" w:space="0" w:color="auto"/>
                <w:bottom w:val="none" w:sz="0" w:space="0" w:color="auto"/>
                <w:right w:val="none" w:sz="0" w:space="0" w:color="auto"/>
              </w:divBdr>
              <w:divsChild>
                <w:div w:id="298995405">
                  <w:marLeft w:val="0"/>
                  <w:marRight w:val="0"/>
                  <w:marTop w:val="0"/>
                  <w:marBottom w:val="0"/>
                  <w:divBdr>
                    <w:top w:val="none" w:sz="0" w:space="0" w:color="auto"/>
                    <w:left w:val="none" w:sz="0" w:space="0" w:color="auto"/>
                    <w:bottom w:val="none" w:sz="0" w:space="0" w:color="auto"/>
                    <w:right w:val="none" w:sz="0" w:space="0" w:color="auto"/>
                  </w:divBdr>
                  <w:divsChild>
                    <w:div w:id="15510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1152">
              <w:marLeft w:val="0"/>
              <w:marRight w:val="0"/>
              <w:marTop w:val="0"/>
              <w:marBottom w:val="0"/>
              <w:divBdr>
                <w:top w:val="none" w:sz="0" w:space="0" w:color="auto"/>
                <w:left w:val="none" w:sz="0" w:space="0" w:color="auto"/>
                <w:bottom w:val="none" w:sz="0" w:space="0" w:color="auto"/>
                <w:right w:val="none" w:sz="0" w:space="0" w:color="auto"/>
              </w:divBdr>
            </w:div>
          </w:divsChild>
        </w:div>
        <w:div w:id="2096389675">
          <w:marLeft w:val="0"/>
          <w:marRight w:val="0"/>
          <w:marTop w:val="0"/>
          <w:marBottom w:val="0"/>
          <w:divBdr>
            <w:top w:val="none" w:sz="0" w:space="0" w:color="auto"/>
            <w:left w:val="none" w:sz="0" w:space="0" w:color="auto"/>
            <w:bottom w:val="none" w:sz="0" w:space="0" w:color="auto"/>
            <w:right w:val="none" w:sz="0" w:space="0" w:color="auto"/>
          </w:divBdr>
          <w:divsChild>
            <w:div w:id="1669794367">
              <w:marLeft w:val="0"/>
              <w:marRight w:val="0"/>
              <w:marTop w:val="0"/>
              <w:marBottom w:val="0"/>
              <w:divBdr>
                <w:top w:val="none" w:sz="0" w:space="0" w:color="auto"/>
                <w:left w:val="none" w:sz="0" w:space="0" w:color="auto"/>
                <w:bottom w:val="none" w:sz="0" w:space="0" w:color="auto"/>
                <w:right w:val="none" w:sz="0" w:space="0" w:color="auto"/>
              </w:divBdr>
            </w:div>
            <w:div w:id="949165940">
              <w:marLeft w:val="0"/>
              <w:marRight w:val="0"/>
              <w:marTop w:val="0"/>
              <w:marBottom w:val="0"/>
              <w:divBdr>
                <w:top w:val="none" w:sz="0" w:space="0" w:color="auto"/>
                <w:left w:val="none" w:sz="0" w:space="0" w:color="auto"/>
                <w:bottom w:val="none" w:sz="0" w:space="0" w:color="auto"/>
                <w:right w:val="none" w:sz="0" w:space="0" w:color="auto"/>
              </w:divBdr>
              <w:divsChild>
                <w:div w:id="1239024658">
                  <w:marLeft w:val="0"/>
                  <w:marRight w:val="0"/>
                  <w:marTop w:val="0"/>
                  <w:marBottom w:val="0"/>
                  <w:divBdr>
                    <w:top w:val="none" w:sz="0" w:space="0" w:color="auto"/>
                    <w:left w:val="none" w:sz="0" w:space="0" w:color="auto"/>
                    <w:bottom w:val="none" w:sz="0" w:space="0" w:color="auto"/>
                    <w:right w:val="none" w:sz="0" w:space="0" w:color="auto"/>
                  </w:divBdr>
                  <w:divsChild>
                    <w:div w:id="35477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60395">
              <w:marLeft w:val="0"/>
              <w:marRight w:val="0"/>
              <w:marTop w:val="0"/>
              <w:marBottom w:val="0"/>
              <w:divBdr>
                <w:top w:val="none" w:sz="0" w:space="0" w:color="auto"/>
                <w:left w:val="none" w:sz="0" w:space="0" w:color="auto"/>
                <w:bottom w:val="none" w:sz="0" w:space="0" w:color="auto"/>
                <w:right w:val="none" w:sz="0" w:space="0" w:color="auto"/>
              </w:divBdr>
            </w:div>
          </w:divsChild>
        </w:div>
        <w:div w:id="467355468">
          <w:marLeft w:val="0"/>
          <w:marRight w:val="0"/>
          <w:marTop w:val="0"/>
          <w:marBottom w:val="0"/>
          <w:divBdr>
            <w:top w:val="none" w:sz="0" w:space="0" w:color="auto"/>
            <w:left w:val="none" w:sz="0" w:space="0" w:color="auto"/>
            <w:bottom w:val="none" w:sz="0" w:space="0" w:color="auto"/>
            <w:right w:val="none" w:sz="0" w:space="0" w:color="auto"/>
          </w:divBdr>
          <w:divsChild>
            <w:div w:id="842815758">
              <w:marLeft w:val="0"/>
              <w:marRight w:val="0"/>
              <w:marTop w:val="0"/>
              <w:marBottom w:val="0"/>
              <w:divBdr>
                <w:top w:val="none" w:sz="0" w:space="0" w:color="auto"/>
                <w:left w:val="none" w:sz="0" w:space="0" w:color="auto"/>
                <w:bottom w:val="none" w:sz="0" w:space="0" w:color="auto"/>
                <w:right w:val="none" w:sz="0" w:space="0" w:color="auto"/>
              </w:divBdr>
            </w:div>
            <w:div w:id="481194479">
              <w:marLeft w:val="0"/>
              <w:marRight w:val="0"/>
              <w:marTop w:val="0"/>
              <w:marBottom w:val="0"/>
              <w:divBdr>
                <w:top w:val="none" w:sz="0" w:space="0" w:color="auto"/>
                <w:left w:val="none" w:sz="0" w:space="0" w:color="auto"/>
                <w:bottom w:val="none" w:sz="0" w:space="0" w:color="auto"/>
                <w:right w:val="none" w:sz="0" w:space="0" w:color="auto"/>
              </w:divBdr>
              <w:divsChild>
                <w:div w:id="550308522">
                  <w:marLeft w:val="0"/>
                  <w:marRight w:val="0"/>
                  <w:marTop w:val="0"/>
                  <w:marBottom w:val="0"/>
                  <w:divBdr>
                    <w:top w:val="none" w:sz="0" w:space="0" w:color="auto"/>
                    <w:left w:val="none" w:sz="0" w:space="0" w:color="auto"/>
                    <w:bottom w:val="none" w:sz="0" w:space="0" w:color="auto"/>
                    <w:right w:val="none" w:sz="0" w:space="0" w:color="auto"/>
                  </w:divBdr>
                  <w:divsChild>
                    <w:div w:id="42692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6385">
              <w:marLeft w:val="0"/>
              <w:marRight w:val="0"/>
              <w:marTop w:val="0"/>
              <w:marBottom w:val="0"/>
              <w:divBdr>
                <w:top w:val="none" w:sz="0" w:space="0" w:color="auto"/>
                <w:left w:val="none" w:sz="0" w:space="0" w:color="auto"/>
                <w:bottom w:val="none" w:sz="0" w:space="0" w:color="auto"/>
                <w:right w:val="none" w:sz="0" w:space="0" w:color="auto"/>
              </w:divBdr>
            </w:div>
          </w:divsChild>
        </w:div>
        <w:div w:id="678696391">
          <w:marLeft w:val="0"/>
          <w:marRight w:val="0"/>
          <w:marTop w:val="0"/>
          <w:marBottom w:val="0"/>
          <w:divBdr>
            <w:top w:val="none" w:sz="0" w:space="0" w:color="auto"/>
            <w:left w:val="none" w:sz="0" w:space="0" w:color="auto"/>
            <w:bottom w:val="none" w:sz="0" w:space="0" w:color="auto"/>
            <w:right w:val="none" w:sz="0" w:space="0" w:color="auto"/>
          </w:divBdr>
          <w:divsChild>
            <w:div w:id="396706457">
              <w:marLeft w:val="0"/>
              <w:marRight w:val="0"/>
              <w:marTop w:val="0"/>
              <w:marBottom w:val="0"/>
              <w:divBdr>
                <w:top w:val="none" w:sz="0" w:space="0" w:color="auto"/>
                <w:left w:val="none" w:sz="0" w:space="0" w:color="auto"/>
                <w:bottom w:val="none" w:sz="0" w:space="0" w:color="auto"/>
                <w:right w:val="none" w:sz="0" w:space="0" w:color="auto"/>
              </w:divBdr>
            </w:div>
            <w:div w:id="1425491543">
              <w:marLeft w:val="0"/>
              <w:marRight w:val="0"/>
              <w:marTop w:val="0"/>
              <w:marBottom w:val="0"/>
              <w:divBdr>
                <w:top w:val="none" w:sz="0" w:space="0" w:color="auto"/>
                <w:left w:val="none" w:sz="0" w:space="0" w:color="auto"/>
                <w:bottom w:val="none" w:sz="0" w:space="0" w:color="auto"/>
                <w:right w:val="none" w:sz="0" w:space="0" w:color="auto"/>
              </w:divBdr>
              <w:divsChild>
                <w:div w:id="768431285">
                  <w:marLeft w:val="0"/>
                  <w:marRight w:val="0"/>
                  <w:marTop w:val="0"/>
                  <w:marBottom w:val="0"/>
                  <w:divBdr>
                    <w:top w:val="none" w:sz="0" w:space="0" w:color="auto"/>
                    <w:left w:val="none" w:sz="0" w:space="0" w:color="auto"/>
                    <w:bottom w:val="none" w:sz="0" w:space="0" w:color="auto"/>
                    <w:right w:val="none" w:sz="0" w:space="0" w:color="auto"/>
                  </w:divBdr>
                  <w:divsChild>
                    <w:div w:id="190148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5367">
              <w:marLeft w:val="0"/>
              <w:marRight w:val="0"/>
              <w:marTop w:val="0"/>
              <w:marBottom w:val="0"/>
              <w:divBdr>
                <w:top w:val="none" w:sz="0" w:space="0" w:color="auto"/>
                <w:left w:val="none" w:sz="0" w:space="0" w:color="auto"/>
                <w:bottom w:val="none" w:sz="0" w:space="0" w:color="auto"/>
                <w:right w:val="none" w:sz="0" w:space="0" w:color="auto"/>
              </w:divBdr>
            </w:div>
          </w:divsChild>
        </w:div>
        <w:div w:id="1651716671">
          <w:marLeft w:val="0"/>
          <w:marRight w:val="0"/>
          <w:marTop w:val="0"/>
          <w:marBottom w:val="0"/>
          <w:divBdr>
            <w:top w:val="none" w:sz="0" w:space="0" w:color="auto"/>
            <w:left w:val="none" w:sz="0" w:space="0" w:color="auto"/>
            <w:bottom w:val="none" w:sz="0" w:space="0" w:color="auto"/>
            <w:right w:val="none" w:sz="0" w:space="0" w:color="auto"/>
          </w:divBdr>
          <w:divsChild>
            <w:div w:id="1971856613">
              <w:marLeft w:val="0"/>
              <w:marRight w:val="0"/>
              <w:marTop w:val="0"/>
              <w:marBottom w:val="0"/>
              <w:divBdr>
                <w:top w:val="none" w:sz="0" w:space="0" w:color="auto"/>
                <w:left w:val="none" w:sz="0" w:space="0" w:color="auto"/>
                <w:bottom w:val="none" w:sz="0" w:space="0" w:color="auto"/>
                <w:right w:val="none" w:sz="0" w:space="0" w:color="auto"/>
              </w:divBdr>
            </w:div>
            <w:div w:id="661783932">
              <w:marLeft w:val="0"/>
              <w:marRight w:val="0"/>
              <w:marTop w:val="0"/>
              <w:marBottom w:val="0"/>
              <w:divBdr>
                <w:top w:val="none" w:sz="0" w:space="0" w:color="auto"/>
                <w:left w:val="none" w:sz="0" w:space="0" w:color="auto"/>
                <w:bottom w:val="none" w:sz="0" w:space="0" w:color="auto"/>
                <w:right w:val="none" w:sz="0" w:space="0" w:color="auto"/>
              </w:divBdr>
              <w:divsChild>
                <w:div w:id="23479375">
                  <w:marLeft w:val="0"/>
                  <w:marRight w:val="0"/>
                  <w:marTop w:val="0"/>
                  <w:marBottom w:val="0"/>
                  <w:divBdr>
                    <w:top w:val="none" w:sz="0" w:space="0" w:color="auto"/>
                    <w:left w:val="none" w:sz="0" w:space="0" w:color="auto"/>
                    <w:bottom w:val="none" w:sz="0" w:space="0" w:color="auto"/>
                    <w:right w:val="none" w:sz="0" w:space="0" w:color="auto"/>
                  </w:divBdr>
                  <w:divsChild>
                    <w:div w:id="17401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3746">
              <w:marLeft w:val="0"/>
              <w:marRight w:val="0"/>
              <w:marTop w:val="0"/>
              <w:marBottom w:val="0"/>
              <w:divBdr>
                <w:top w:val="none" w:sz="0" w:space="0" w:color="auto"/>
                <w:left w:val="none" w:sz="0" w:space="0" w:color="auto"/>
                <w:bottom w:val="none" w:sz="0" w:space="0" w:color="auto"/>
                <w:right w:val="none" w:sz="0" w:space="0" w:color="auto"/>
              </w:divBdr>
            </w:div>
          </w:divsChild>
        </w:div>
        <w:div w:id="146022580">
          <w:marLeft w:val="0"/>
          <w:marRight w:val="0"/>
          <w:marTop w:val="0"/>
          <w:marBottom w:val="0"/>
          <w:divBdr>
            <w:top w:val="none" w:sz="0" w:space="0" w:color="auto"/>
            <w:left w:val="none" w:sz="0" w:space="0" w:color="auto"/>
            <w:bottom w:val="none" w:sz="0" w:space="0" w:color="auto"/>
            <w:right w:val="none" w:sz="0" w:space="0" w:color="auto"/>
          </w:divBdr>
          <w:divsChild>
            <w:div w:id="956445704">
              <w:marLeft w:val="0"/>
              <w:marRight w:val="0"/>
              <w:marTop w:val="0"/>
              <w:marBottom w:val="0"/>
              <w:divBdr>
                <w:top w:val="none" w:sz="0" w:space="0" w:color="auto"/>
                <w:left w:val="none" w:sz="0" w:space="0" w:color="auto"/>
                <w:bottom w:val="none" w:sz="0" w:space="0" w:color="auto"/>
                <w:right w:val="none" w:sz="0" w:space="0" w:color="auto"/>
              </w:divBdr>
            </w:div>
            <w:div w:id="1636518810">
              <w:marLeft w:val="0"/>
              <w:marRight w:val="0"/>
              <w:marTop w:val="0"/>
              <w:marBottom w:val="0"/>
              <w:divBdr>
                <w:top w:val="none" w:sz="0" w:space="0" w:color="auto"/>
                <w:left w:val="none" w:sz="0" w:space="0" w:color="auto"/>
                <w:bottom w:val="none" w:sz="0" w:space="0" w:color="auto"/>
                <w:right w:val="none" w:sz="0" w:space="0" w:color="auto"/>
              </w:divBdr>
              <w:divsChild>
                <w:div w:id="859853545">
                  <w:marLeft w:val="0"/>
                  <w:marRight w:val="0"/>
                  <w:marTop w:val="0"/>
                  <w:marBottom w:val="0"/>
                  <w:divBdr>
                    <w:top w:val="none" w:sz="0" w:space="0" w:color="auto"/>
                    <w:left w:val="none" w:sz="0" w:space="0" w:color="auto"/>
                    <w:bottom w:val="none" w:sz="0" w:space="0" w:color="auto"/>
                    <w:right w:val="none" w:sz="0" w:space="0" w:color="auto"/>
                  </w:divBdr>
                  <w:divsChild>
                    <w:div w:id="47410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2446">
      <w:bodyDiv w:val="1"/>
      <w:marLeft w:val="0"/>
      <w:marRight w:val="0"/>
      <w:marTop w:val="0"/>
      <w:marBottom w:val="0"/>
      <w:divBdr>
        <w:top w:val="none" w:sz="0" w:space="0" w:color="auto"/>
        <w:left w:val="none" w:sz="0" w:space="0" w:color="auto"/>
        <w:bottom w:val="none" w:sz="0" w:space="0" w:color="auto"/>
        <w:right w:val="none" w:sz="0" w:space="0" w:color="auto"/>
      </w:divBdr>
      <w:divsChild>
        <w:div w:id="723796093">
          <w:marLeft w:val="0"/>
          <w:marRight w:val="0"/>
          <w:marTop w:val="0"/>
          <w:marBottom w:val="0"/>
          <w:divBdr>
            <w:top w:val="none" w:sz="0" w:space="0" w:color="auto"/>
            <w:left w:val="none" w:sz="0" w:space="0" w:color="auto"/>
            <w:bottom w:val="none" w:sz="0" w:space="0" w:color="auto"/>
            <w:right w:val="none" w:sz="0" w:space="0" w:color="auto"/>
          </w:divBdr>
        </w:div>
      </w:divsChild>
    </w:div>
    <w:div w:id="262619005">
      <w:bodyDiv w:val="1"/>
      <w:marLeft w:val="0"/>
      <w:marRight w:val="0"/>
      <w:marTop w:val="0"/>
      <w:marBottom w:val="0"/>
      <w:divBdr>
        <w:top w:val="none" w:sz="0" w:space="0" w:color="auto"/>
        <w:left w:val="none" w:sz="0" w:space="0" w:color="auto"/>
        <w:bottom w:val="none" w:sz="0" w:space="0" w:color="auto"/>
        <w:right w:val="none" w:sz="0" w:space="0" w:color="auto"/>
      </w:divBdr>
      <w:divsChild>
        <w:div w:id="1066226671">
          <w:marLeft w:val="0"/>
          <w:marRight w:val="0"/>
          <w:marTop w:val="0"/>
          <w:marBottom w:val="0"/>
          <w:divBdr>
            <w:top w:val="none" w:sz="0" w:space="0" w:color="auto"/>
            <w:left w:val="none" w:sz="0" w:space="0" w:color="auto"/>
            <w:bottom w:val="none" w:sz="0" w:space="0" w:color="auto"/>
            <w:right w:val="none" w:sz="0" w:space="0" w:color="auto"/>
          </w:divBdr>
        </w:div>
      </w:divsChild>
    </w:div>
    <w:div w:id="293760166">
      <w:bodyDiv w:val="1"/>
      <w:marLeft w:val="0"/>
      <w:marRight w:val="0"/>
      <w:marTop w:val="0"/>
      <w:marBottom w:val="0"/>
      <w:divBdr>
        <w:top w:val="none" w:sz="0" w:space="0" w:color="auto"/>
        <w:left w:val="none" w:sz="0" w:space="0" w:color="auto"/>
        <w:bottom w:val="none" w:sz="0" w:space="0" w:color="auto"/>
        <w:right w:val="none" w:sz="0" w:space="0" w:color="auto"/>
      </w:divBdr>
      <w:divsChild>
        <w:div w:id="1226915094">
          <w:marLeft w:val="0"/>
          <w:marRight w:val="0"/>
          <w:marTop w:val="0"/>
          <w:marBottom w:val="0"/>
          <w:divBdr>
            <w:top w:val="none" w:sz="0" w:space="0" w:color="auto"/>
            <w:left w:val="none" w:sz="0" w:space="0" w:color="auto"/>
            <w:bottom w:val="none" w:sz="0" w:space="0" w:color="auto"/>
            <w:right w:val="none" w:sz="0" w:space="0" w:color="auto"/>
          </w:divBdr>
        </w:div>
      </w:divsChild>
    </w:div>
    <w:div w:id="338852329">
      <w:bodyDiv w:val="1"/>
      <w:marLeft w:val="0"/>
      <w:marRight w:val="0"/>
      <w:marTop w:val="0"/>
      <w:marBottom w:val="0"/>
      <w:divBdr>
        <w:top w:val="none" w:sz="0" w:space="0" w:color="auto"/>
        <w:left w:val="none" w:sz="0" w:space="0" w:color="auto"/>
        <w:bottom w:val="none" w:sz="0" w:space="0" w:color="auto"/>
        <w:right w:val="none" w:sz="0" w:space="0" w:color="auto"/>
      </w:divBdr>
    </w:div>
    <w:div w:id="346954346">
      <w:bodyDiv w:val="1"/>
      <w:marLeft w:val="0"/>
      <w:marRight w:val="0"/>
      <w:marTop w:val="0"/>
      <w:marBottom w:val="0"/>
      <w:divBdr>
        <w:top w:val="none" w:sz="0" w:space="0" w:color="auto"/>
        <w:left w:val="none" w:sz="0" w:space="0" w:color="auto"/>
        <w:bottom w:val="none" w:sz="0" w:space="0" w:color="auto"/>
        <w:right w:val="none" w:sz="0" w:space="0" w:color="auto"/>
      </w:divBdr>
      <w:divsChild>
        <w:div w:id="800269398">
          <w:marLeft w:val="0"/>
          <w:marRight w:val="0"/>
          <w:marTop w:val="0"/>
          <w:marBottom w:val="0"/>
          <w:divBdr>
            <w:top w:val="none" w:sz="0" w:space="0" w:color="auto"/>
            <w:left w:val="none" w:sz="0" w:space="0" w:color="auto"/>
            <w:bottom w:val="none" w:sz="0" w:space="0" w:color="auto"/>
            <w:right w:val="none" w:sz="0" w:space="0" w:color="auto"/>
          </w:divBdr>
        </w:div>
      </w:divsChild>
    </w:div>
    <w:div w:id="350109898">
      <w:bodyDiv w:val="1"/>
      <w:marLeft w:val="0"/>
      <w:marRight w:val="0"/>
      <w:marTop w:val="0"/>
      <w:marBottom w:val="0"/>
      <w:divBdr>
        <w:top w:val="none" w:sz="0" w:space="0" w:color="auto"/>
        <w:left w:val="none" w:sz="0" w:space="0" w:color="auto"/>
        <w:bottom w:val="none" w:sz="0" w:space="0" w:color="auto"/>
        <w:right w:val="none" w:sz="0" w:space="0" w:color="auto"/>
      </w:divBdr>
    </w:div>
    <w:div w:id="360784726">
      <w:bodyDiv w:val="1"/>
      <w:marLeft w:val="0"/>
      <w:marRight w:val="0"/>
      <w:marTop w:val="0"/>
      <w:marBottom w:val="0"/>
      <w:divBdr>
        <w:top w:val="none" w:sz="0" w:space="0" w:color="auto"/>
        <w:left w:val="none" w:sz="0" w:space="0" w:color="auto"/>
        <w:bottom w:val="none" w:sz="0" w:space="0" w:color="auto"/>
        <w:right w:val="none" w:sz="0" w:space="0" w:color="auto"/>
      </w:divBdr>
      <w:divsChild>
        <w:div w:id="77600069">
          <w:marLeft w:val="0"/>
          <w:marRight w:val="0"/>
          <w:marTop w:val="0"/>
          <w:marBottom w:val="0"/>
          <w:divBdr>
            <w:top w:val="none" w:sz="0" w:space="0" w:color="auto"/>
            <w:left w:val="none" w:sz="0" w:space="0" w:color="auto"/>
            <w:bottom w:val="none" w:sz="0" w:space="0" w:color="auto"/>
            <w:right w:val="none" w:sz="0" w:space="0" w:color="auto"/>
          </w:divBdr>
        </w:div>
      </w:divsChild>
    </w:div>
    <w:div w:id="363672521">
      <w:bodyDiv w:val="1"/>
      <w:marLeft w:val="0"/>
      <w:marRight w:val="0"/>
      <w:marTop w:val="0"/>
      <w:marBottom w:val="0"/>
      <w:divBdr>
        <w:top w:val="none" w:sz="0" w:space="0" w:color="auto"/>
        <w:left w:val="none" w:sz="0" w:space="0" w:color="auto"/>
        <w:bottom w:val="none" w:sz="0" w:space="0" w:color="auto"/>
        <w:right w:val="none" w:sz="0" w:space="0" w:color="auto"/>
      </w:divBdr>
    </w:div>
    <w:div w:id="368264220">
      <w:bodyDiv w:val="1"/>
      <w:marLeft w:val="0"/>
      <w:marRight w:val="0"/>
      <w:marTop w:val="0"/>
      <w:marBottom w:val="0"/>
      <w:divBdr>
        <w:top w:val="none" w:sz="0" w:space="0" w:color="auto"/>
        <w:left w:val="none" w:sz="0" w:space="0" w:color="auto"/>
        <w:bottom w:val="none" w:sz="0" w:space="0" w:color="auto"/>
        <w:right w:val="none" w:sz="0" w:space="0" w:color="auto"/>
      </w:divBdr>
      <w:divsChild>
        <w:div w:id="1307854410">
          <w:marLeft w:val="0"/>
          <w:marRight w:val="0"/>
          <w:marTop w:val="0"/>
          <w:marBottom w:val="0"/>
          <w:divBdr>
            <w:top w:val="none" w:sz="0" w:space="0" w:color="auto"/>
            <w:left w:val="none" w:sz="0" w:space="0" w:color="auto"/>
            <w:bottom w:val="none" w:sz="0" w:space="0" w:color="auto"/>
            <w:right w:val="none" w:sz="0" w:space="0" w:color="auto"/>
          </w:divBdr>
        </w:div>
      </w:divsChild>
    </w:div>
    <w:div w:id="380180333">
      <w:bodyDiv w:val="1"/>
      <w:marLeft w:val="0"/>
      <w:marRight w:val="0"/>
      <w:marTop w:val="0"/>
      <w:marBottom w:val="0"/>
      <w:divBdr>
        <w:top w:val="none" w:sz="0" w:space="0" w:color="auto"/>
        <w:left w:val="none" w:sz="0" w:space="0" w:color="auto"/>
        <w:bottom w:val="none" w:sz="0" w:space="0" w:color="auto"/>
        <w:right w:val="none" w:sz="0" w:space="0" w:color="auto"/>
      </w:divBdr>
      <w:divsChild>
        <w:div w:id="1882471842">
          <w:marLeft w:val="0"/>
          <w:marRight w:val="0"/>
          <w:marTop w:val="0"/>
          <w:marBottom w:val="0"/>
          <w:divBdr>
            <w:top w:val="none" w:sz="0" w:space="0" w:color="auto"/>
            <w:left w:val="none" w:sz="0" w:space="0" w:color="auto"/>
            <w:bottom w:val="none" w:sz="0" w:space="0" w:color="auto"/>
            <w:right w:val="none" w:sz="0" w:space="0" w:color="auto"/>
          </w:divBdr>
        </w:div>
      </w:divsChild>
    </w:div>
    <w:div w:id="385956359">
      <w:bodyDiv w:val="1"/>
      <w:marLeft w:val="0"/>
      <w:marRight w:val="0"/>
      <w:marTop w:val="0"/>
      <w:marBottom w:val="0"/>
      <w:divBdr>
        <w:top w:val="none" w:sz="0" w:space="0" w:color="auto"/>
        <w:left w:val="none" w:sz="0" w:space="0" w:color="auto"/>
        <w:bottom w:val="none" w:sz="0" w:space="0" w:color="auto"/>
        <w:right w:val="none" w:sz="0" w:space="0" w:color="auto"/>
      </w:divBdr>
      <w:divsChild>
        <w:div w:id="936450484">
          <w:marLeft w:val="0"/>
          <w:marRight w:val="0"/>
          <w:marTop w:val="0"/>
          <w:marBottom w:val="0"/>
          <w:divBdr>
            <w:top w:val="none" w:sz="0" w:space="0" w:color="auto"/>
            <w:left w:val="none" w:sz="0" w:space="0" w:color="auto"/>
            <w:bottom w:val="none" w:sz="0" w:space="0" w:color="auto"/>
            <w:right w:val="none" w:sz="0" w:space="0" w:color="auto"/>
          </w:divBdr>
        </w:div>
      </w:divsChild>
    </w:div>
    <w:div w:id="395247756">
      <w:bodyDiv w:val="1"/>
      <w:marLeft w:val="0"/>
      <w:marRight w:val="0"/>
      <w:marTop w:val="0"/>
      <w:marBottom w:val="0"/>
      <w:divBdr>
        <w:top w:val="none" w:sz="0" w:space="0" w:color="auto"/>
        <w:left w:val="none" w:sz="0" w:space="0" w:color="auto"/>
        <w:bottom w:val="none" w:sz="0" w:space="0" w:color="auto"/>
        <w:right w:val="none" w:sz="0" w:space="0" w:color="auto"/>
      </w:divBdr>
      <w:divsChild>
        <w:div w:id="20520549">
          <w:marLeft w:val="0"/>
          <w:marRight w:val="0"/>
          <w:marTop w:val="0"/>
          <w:marBottom w:val="0"/>
          <w:divBdr>
            <w:top w:val="none" w:sz="0" w:space="0" w:color="auto"/>
            <w:left w:val="none" w:sz="0" w:space="0" w:color="auto"/>
            <w:bottom w:val="none" w:sz="0" w:space="0" w:color="auto"/>
            <w:right w:val="none" w:sz="0" w:space="0" w:color="auto"/>
          </w:divBdr>
        </w:div>
      </w:divsChild>
    </w:div>
    <w:div w:id="402335213">
      <w:bodyDiv w:val="1"/>
      <w:marLeft w:val="0"/>
      <w:marRight w:val="0"/>
      <w:marTop w:val="0"/>
      <w:marBottom w:val="0"/>
      <w:divBdr>
        <w:top w:val="none" w:sz="0" w:space="0" w:color="auto"/>
        <w:left w:val="none" w:sz="0" w:space="0" w:color="auto"/>
        <w:bottom w:val="none" w:sz="0" w:space="0" w:color="auto"/>
        <w:right w:val="none" w:sz="0" w:space="0" w:color="auto"/>
      </w:divBdr>
    </w:div>
    <w:div w:id="411894094">
      <w:bodyDiv w:val="1"/>
      <w:marLeft w:val="0"/>
      <w:marRight w:val="0"/>
      <w:marTop w:val="0"/>
      <w:marBottom w:val="0"/>
      <w:divBdr>
        <w:top w:val="none" w:sz="0" w:space="0" w:color="auto"/>
        <w:left w:val="none" w:sz="0" w:space="0" w:color="auto"/>
        <w:bottom w:val="none" w:sz="0" w:space="0" w:color="auto"/>
        <w:right w:val="none" w:sz="0" w:space="0" w:color="auto"/>
      </w:divBdr>
      <w:divsChild>
        <w:div w:id="855386526">
          <w:marLeft w:val="0"/>
          <w:marRight w:val="0"/>
          <w:marTop w:val="0"/>
          <w:marBottom w:val="0"/>
          <w:divBdr>
            <w:top w:val="none" w:sz="0" w:space="0" w:color="auto"/>
            <w:left w:val="none" w:sz="0" w:space="0" w:color="auto"/>
            <w:bottom w:val="none" w:sz="0" w:space="0" w:color="auto"/>
            <w:right w:val="none" w:sz="0" w:space="0" w:color="auto"/>
          </w:divBdr>
        </w:div>
      </w:divsChild>
    </w:div>
    <w:div w:id="429788025">
      <w:bodyDiv w:val="1"/>
      <w:marLeft w:val="0"/>
      <w:marRight w:val="0"/>
      <w:marTop w:val="0"/>
      <w:marBottom w:val="0"/>
      <w:divBdr>
        <w:top w:val="none" w:sz="0" w:space="0" w:color="auto"/>
        <w:left w:val="none" w:sz="0" w:space="0" w:color="auto"/>
        <w:bottom w:val="none" w:sz="0" w:space="0" w:color="auto"/>
        <w:right w:val="none" w:sz="0" w:space="0" w:color="auto"/>
      </w:divBdr>
      <w:divsChild>
        <w:div w:id="800608075">
          <w:marLeft w:val="0"/>
          <w:marRight w:val="0"/>
          <w:marTop w:val="0"/>
          <w:marBottom w:val="0"/>
          <w:divBdr>
            <w:top w:val="none" w:sz="0" w:space="0" w:color="auto"/>
            <w:left w:val="none" w:sz="0" w:space="0" w:color="auto"/>
            <w:bottom w:val="none" w:sz="0" w:space="0" w:color="auto"/>
            <w:right w:val="none" w:sz="0" w:space="0" w:color="auto"/>
          </w:divBdr>
        </w:div>
      </w:divsChild>
    </w:div>
    <w:div w:id="441456678">
      <w:bodyDiv w:val="1"/>
      <w:marLeft w:val="0"/>
      <w:marRight w:val="0"/>
      <w:marTop w:val="0"/>
      <w:marBottom w:val="0"/>
      <w:divBdr>
        <w:top w:val="none" w:sz="0" w:space="0" w:color="auto"/>
        <w:left w:val="none" w:sz="0" w:space="0" w:color="auto"/>
        <w:bottom w:val="none" w:sz="0" w:space="0" w:color="auto"/>
        <w:right w:val="none" w:sz="0" w:space="0" w:color="auto"/>
      </w:divBdr>
      <w:divsChild>
        <w:div w:id="434059145">
          <w:marLeft w:val="0"/>
          <w:marRight w:val="0"/>
          <w:marTop w:val="0"/>
          <w:marBottom w:val="0"/>
          <w:divBdr>
            <w:top w:val="none" w:sz="0" w:space="0" w:color="auto"/>
            <w:left w:val="none" w:sz="0" w:space="0" w:color="auto"/>
            <w:bottom w:val="none" w:sz="0" w:space="0" w:color="auto"/>
            <w:right w:val="none" w:sz="0" w:space="0" w:color="auto"/>
          </w:divBdr>
        </w:div>
      </w:divsChild>
    </w:div>
    <w:div w:id="443503836">
      <w:bodyDiv w:val="1"/>
      <w:marLeft w:val="0"/>
      <w:marRight w:val="0"/>
      <w:marTop w:val="0"/>
      <w:marBottom w:val="0"/>
      <w:divBdr>
        <w:top w:val="none" w:sz="0" w:space="0" w:color="auto"/>
        <w:left w:val="none" w:sz="0" w:space="0" w:color="auto"/>
        <w:bottom w:val="none" w:sz="0" w:space="0" w:color="auto"/>
        <w:right w:val="none" w:sz="0" w:space="0" w:color="auto"/>
      </w:divBdr>
      <w:divsChild>
        <w:div w:id="1612008972">
          <w:marLeft w:val="0"/>
          <w:marRight w:val="0"/>
          <w:marTop w:val="0"/>
          <w:marBottom w:val="0"/>
          <w:divBdr>
            <w:top w:val="none" w:sz="0" w:space="0" w:color="auto"/>
            <w:left w:val="none" w:sz="0" w:space="0" w:color="auto"/>
            <w:bottom w:val="none" w:sz="0" w:space="0" w:color="auto"/>
            <w:right w:val="none" w:sz="0" w:space="0" w:color="auto"/>
          </w:divBdr>
          <w:divsChild>
            <w:div w:id="679770403">
              <w:marLeft w:val="0"/>
              <w:marRight w:val="0"/>
              <w:marTop w:val="0"/>
              <w:marBottom w:val="0"/>
              <w:divBdr>
                <w:top w:val="none" w:sz="0" w:space="0" w:color="auto"/>
                <w:left w:val="none" w:sz="0" w:space="0" w:color="auto"/>
                <w:bottom w:val="none" w:sz="0" w:space="0" w:color="auto"/>
                <w:right w:val="none" w:sz="0" w:space="0" w:color="auto"/>
              </w:divBdr>
              <w:divsChild>
                <w:div w:id="734938742">
                  <w:marLeft w:val="0"/>
                  <w:marRight w:val="0"/>
                  <w:marTop w:val="0"/>
                  <w:marBottom w:val="0"/>
                  <w:divBdr>
                    <w:top w:val="none" w:sz="0" w:space="0" w:color="auto"/>
                    <w:left w:val="none" w:sz="0" w:space="0" w:color="auto"/>
                    <w:bottom w:val="none" w:sz="0" w:space="0" w:color="auto"/>
                    <w:right w:val="none" w:sz="0" w:space="0" w:color="auto"/>
                  </w:divBdr>
                  <w:divsChild>
                    <w:div w:id="1442384604">
                      <w:marLeft w:val="0"/>
                      <w:marRight w:val="0"/>
                      <w:marTop w:val="0"/>
                      <w:marBottom w:val="0"/>
                      <w:divBdr>
                        <w:top w:val="none" w:sz="0" w:space="0" w:color="auto"/>
                        <w:left w:val="none" w:sz="0" w:space="0" w:color="auto"/>
                        <w:bottom w:val="none" w:sz="0" w:space="0" w:color="auto"/>
                        <w:right w:val="none" w:sz="0" w:space="0" w:color="auto"/>
                      </w:divBdr>
                      <w:divsChild>
                        <w:div w:id="1437872781">
                          <w:marLeft w:val="0"/>
                          <w:marRight w:val="0"/>
                          <w:marTop w:val="0"/>
                          <w:marBottom w:val="0"/>
                          <w:divBdr>
                            <w:top w:val="none" w:sz="0" w:space="0" w:color="auto"/>
                            <w:left w:val="none" w:sz="0" w:space="0" w:color="auto"/>
                            <w:bottom w:val="none" w:sz="0" w:space="0" w:color="auto"/>
                            <w:right w:val="none" w:sz="0" w:space="0" w:color="auto"/>
                          </w:divBdr>
                          <w:divsChild>
                            <w:div w:id="1193691340">
                              <w:marLeft w:val="0"/>
                              <w:marRight w:val="0"/>
                              <w:marTop w:val="0"/>
                              <w:marBottom w:val="0"/>
                              <w:divBdr>
                                <w:top w:val="none" w:sz="0" w:space="0" w:color="auto"/>
                                <w:left w:val="none" w:sz="0" w:space="0" w:color="auto"/>
                                <w:bottom w:val="none" w:sz="0" w:space="0" w:color="auto"/>
                                <w:right w:val="none" w:sz="0" w:space="0" w:color="auto"/>
                              </w:divBdr>
                              <w:divsChild>
                                <w:div w:id="1348632430">
                                  <w:marLeft w:val="0"/>
                                  <w:marRight w:val="0"/>
                                  <w:marTop w:val="0"/>
                                  <w:marBottom w:val="0"/>
                                  <w:divBdr>
                                    <w:top w:val="none" w:sz="0" w:space="0" w:color="auto"/>
                                    <w:left w:val="none" w:sz="0" w:space="0" w:color="auto"/>
                                    <w:bottom w:val="none" w:sz="0" w:space="0" w:color="auto"/>
                                    <w:right w:val="none" w:sz="0" w:space="0" w:color="auto"/>
                                  </w:divBdr>
                                  <w:divsChild>
                                    <w:div w:id="521090244">
                                      <w:marLeft w:val="0"/>
                                      <w:marRight w:val="0"/>
                                      <w:marTop w:val="0"/>
                                      <w:marBottom w:val="0"/>
                                      <w:divBdr>
                                        <w:top w:val="none" w:sz="0" w:space="0" w:color="auto"/>
                                        <w:left w:val="none" w:sz="0" w:space="0" w:color="auto"/>
                                        <w:bottom w:val="none" w:sz="0" w:space="0" w:color="auto"/>
                                        <w:right w:val="none" w:sz="0" w:space="0" w:color="auto"/>
                                      </w:divBdr>
                                      <w:divsChild>
                                        <w:div w:id="6103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4172342">
          <w:marLeft w:val="0"/>
          <w:marRight w:val="0"/>
          <w:marTop w:val="0"/>
          <w:marBottom w:val="0"/>
          <w:divBdr>
            <w:top w:val="none" w:sz="0" w:space="0" w:color="auto"/>
            <w:left w:val="none" w:sz="0" w:space="0" w:color="auto"/>
            <w:bottom w:val="none" w:sz="0" w:space="0" w:color="auto"/>
            <w:right w:val="none" w:sz="0" w:space="0" w:color="auto"/>
          </w:divBdr>
          <w:divsChild>
            <w:div w:id="380637002">
              <w:marLeft w:val="0"/>
              <w:marRight w:val="0"/>
              <w:marTop w:val="0"/>
              <w:marBottom w:val="0"/>
              <w:divBdr>
                <w:top w:val="none" w:sz="0" w:space="0" w:color="auto"/>
                <w:left w:val="none" w:sz="0" w:space="0" w:color="auto"/>
                <w:bottom w:val="none" w:sz="0" w:space="0" w:color="auto"/>
                <w:right w:val="none" w:sz="0" w:space="0" w:color="auto"/>
              </w:divBdr>
              <w:divsChild>
                <w:div w:id="801654441">
                  <w:marLeft w:val="0"/>
                  <w:marRight w:val="0"/>
                  <w:marTop w:val="0"/>
                  <w:marBottom w:val="0"/>
                  <w:divBdr>
                    <w:top w:val="none" w:sz="0" w:space="0" w:color="auto"/>
                    <w:left w:val="none" w:sz="0" w:space="0" w:color="auto"/>
                    <w:bottom w:val="none" w:sz="0" w:space="0" w:color="auto"/>
                    <w:right w:val="none" w:sz="0" w:space="0" w:color="auto"/>
                  </w:divBdr>
                  <w:divsChild>
                    <w:div w:id="178932389">
                      <w:marLeft w:val="0"/>
                      <w:marRight w:val="0"/>
                      <w:marTop w:val="0"/>
                      <w:marBottom w:val="0"/>
                      <w:divBdr>
                        <w:top w:val="none" w:sz="0" w:space="0" w:color="auto"/>
                        <w:left w:val="none" w:sz="0" w:space="0" w:color="auto"/>
                        <w:bottom w:val="none" w:sz="0" w:space="0" w:color="auto"/>
                        <w:right w:val="none" w:sz="0" w:space="0" w:color="auto"/>
                      </w:divBdr>
                      <w:divsChild>
                        <w:div w:id="170146997">
                          <w:marLeft w:val="0"/>
                          <w:marRight w:val="0"/>
                          <w:marTop w:val="0"/>
                          <w:marBottom w:val="0"/>
                          <w:divBdr>
                            <w:top w:val="none" w:sz="0" w:space="0" w:color="auto"/>
                            <w:left w:val="none" w:sz="0" w:space="0" w:color="auto"/>
                            <w:bottom w:val="none" w:sz="0" w:space="0" w:color="auto"/>
                            <w:right w:val="none" w:sz="0" w:space="0" w:color="auto"/>
                          </w:divBdr>
                          <w:divsChild>
                            <w:div w:id="1070662500">
                              <w:marLeft w:val="0"/>
                              <w:marRight w:val="0"/>
                              <w:marTop w:val="0"/>
                              <w:marBottom w:val="0"/>
                              <w:divBdr>
                                <w:top w:val="none" w:sz="0" w:space="0" w:color="auto"/>
                                <w:left w:val="none" w:sz="0" w:space="0" w:color="auto"/>
                                <w:bottom w:val="none" w:sz="0" w:space="0" w:color="auto"/>
                                <w:right w:val="none" w:sz="0" w:space="0" w:color="auto"/>
                              </w:divBdr>
                              <w:divsChild>
                                <w:div w:id="94025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783505">
                  <w:marLeft w:val="0"/>
                  <w:marRight w:val="0"/>
                  <w:marTop w:val="0"/>
                  <w:marBottom w:val="0"/>
                  <w:divBdr>
                    <w:top w:val="none" w:sz="0" w:space="0" w:color="auto"/>
                    <w:left w:val="none" w:sz="0" w:space="0" w:color="auto"/>
                    <w:bottom w:val="none" w:sz="0" w:space="0" w:color="auto"/>
                    <w:right w:val="none" w:sz="0" w:space="0" w:color="auto"/>
                  </w:divBdr>
                  <w:divsChild>
                    <w:div w:id="1548178169">
                      <w:marLeft w:val="0"/>
                      <w:marRight w:val="0"/>
                      <w:marTop w:val="0"/>
                      <w:marBottom w:val="0"/>
                      <w:divBdr>
                        <w:top w:val="none" w:sz="0" w:space="0" w:color="auto"/>
                        <w:left w:val="none" w:sz="0" w:space="0" w:color="auto"/>
                        <w:bottom w:val="none" w:sz="0" w:space="0" w:color="auto"/>
                        <w:right w:val="none" w:sz="0" w:space="0" w:color="auto"/>
                      </w:divBdr>
                      <w:divsChild>
                        <w:div w:id="2142338339">
                          <w:marLeft w:val="0"/>
                          <w:marRight w:val="0"/>
                          <w:marTop w:val="0"/>
                          <w:marBottom w:val="0"/>
                          <w:divBdr>
                            <w:top w:val="none" w:sz="0" w:space="0" w:color="auto"/>
                            <w:left w:val="none" w:sz="0" w:space="0" w:color="auto"/>
                            <w:bottom w:val="none" w:sz="0" w:space="0" w:color="auto"/>
                            <w:right w:val="none" w:sz="0" w:space="0" w:color="auto"/>
                          </w:divBdr>
                          <w:divsChild>
                            <w:div w:id="959342626">
                              <w:marLeft w:val="0"/>
                              <w:marRight w:val="0"/>
                              <w:marTop w:val="0"/>
                              <w:marBottom w:val="0"/>
                              <w:divBdr>
                                <w:top w:val="none" w:sz="0" w:space="0" w:color="auto"/>
                                <w:left w:val="none" w:sz="0" w:space="0" w:color="auto"/>
                                <w:bottom w:val="none" w:sz="0" w:space="0" w:color="auto"/>
                                <w:right w:val="none" w:sz="0" w:space="0" w:color="auto"/>
                              </w:divBdr>
                              <w:divsChild>
                                <w:div w:id="2002199526">
                                  <w:marLeft w:val="0"/>
                                  <w:marRight w:val="0"/>
                                  <w:marTop w:val="0"/>
                                  <w:marBottom w:val="0"/>
                                  <w:divBdr>
                                    <w:top w:val="none" w:sz="0" w:space="0" w:color="auto"/>
                                    <w:left w:val="none" w:sz="0" w:space="0" w:color="auto"/>
                                    <w:bottom w:val="none" w:sz="0" w:space="0" w:color="auto"/>
                                    <w:right w:val="none" w:sz="0" w:space="0" w:color="auto"/>
                                  </w:divBdr>
                                  <w:divsChild>
                                    <w:div w:id="18647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7117184">
      <w:bodyDiv w:val="1"/>
      <w:marLeft w:val="0"/>
      <w:marRight w:val="0"/>
      <w:marTop w:val="0"/>
      <w:marBottom w:val="0"/>
      <w:divBdr>
        <w:top w:val="none" w:sz="0" w:space="0" w:color="auto"/>
        <w:left w:val="none" w:sz="0" w:space="0" w:color="auto"/>
        <w:bottom w:val="none" w:sz="0" w:space="0" w:color="auto"/>
        <w:right w:val="none" w:sz="0" w:space="0" w:color="auto"/>
      </w:divBdr>
      <w:divsChild>
        <w:div w:id="1318068127">
          <w:marLeft w:val="0"/>
          <w:marRight w:val="0"/>
          <w:marTop w:val="0"/>
          <w:marBottom w:val="0"/>
          <w:divBdr>
            <w:top w:val="none" w:sz="0" w:space="0" w:color="auto"/>
            <w:left w:val="none" w:sz="0" w:space="0" w:color="auto"/>
            <w:bottom w:val="none" w:sz="0" w:space="0" w:color="auto"/>
            <w:right w:val="none" w:sz="0" w:space="0" w:color="auto"/>
          </w:divBdr>
        </w:div>
      </w:divsChild>
    </w:div>
    <w:div w:id="453212533">
      <w:bodyDiv w:val="1"/>
      <w:marLeft w:val="0"/>
      <w:marRight w:val="0"/>
      <w:marTop w:val="0"/>
      <w:marBottom w:val="0"/>
      <w:divBdr>
        <w:top w:val="none" w:sz="0" w:space="0" w:color="auto"/>
        <w:left w:val="none" w:sz="0" w:space="0" w:color="auto"/>
        <w:bottom w:val="none" w:sz="0" w:space="0" w:color="auto"/>
        <w:right w:val="none" w:sz="0" w:space="0" w:color="auto"/>
      </w:divBdr>
      <w:divsChild>
        <w:div w:id="1957562002">
          <w:marLeft w:val="0"/>
          <w:marRight w:val="0"/>
          <w:marTop w:val="0"/>
          <w:marBottom w:val="0"/>
          <w:divBdr>
            <w:top w:val="none" w:sz="0" w:space="0" w:color="auto"/>
            <w:left w:val="none" w:sz="0" w:space="0" w:color="auto"/>
            <w:bottom w:val="none" w:sz="0" w:space="0" w:color="auto"/>
            <w:right w:val="none" w:sz="0" w:space="0" w:color="auto"/>
          </w:divBdr>
        </w:div>
      </w:divsChild>
    </w:div>
    <w:div w:id="457727973">
      <w:bodyDiv w:val="1"/>
      <w:marLeft w:val="0"/>
      <w:marRight w:val="0"/>
      <w:marTop w:val="0"/>
      <w:marBottom w:val="0"/>
      <w:divBdr>
        <w:top w:val="none" w:sz="0" w:space="0" w:color="auto"/>
        <w:left w:val="none" w:sz="0" w:space="0" w:color="auto"/>
        <w:bottom w:val="none" w:sz="0" w:space="0" w:color="auto"/>
        <w:right w:val="none" w:sz="0" w:space="0" w:color="auto"/>
      </w:divBdr>
      <w:divsChild>
        <w:div w:id="1358434866">
          <w:marLeft w:val="0"/>
          <w:marRight w:val="0"/>
          <w:marTop w:val="0"/>
          <w:marBottom w:val="0"/>
          <w:divBdr>
            <w:top w:val="none" w:sz="0" w:space="0" w:color="auto"/>
            <w:left w:val="none" w:sz="0" w:space="0" w:color="auto"/>
            <w:bottom w:val="none" w:sz="0" w:space="0" w:color="auto"/>
            <w:right w:val="none" w:sz="0" w:space="0" w:color="auto"/>
          </w:divBdr>
        </w:div>
      </w:divsChild>
    </w:div>
    <w:div w:id="458377093">
      <w:bodyDiv w:val="1"/>
      <w:marLeft w:val="0"/>
      <w:marRight w:val="0"/>
      <w:marTop w:val="0"/>
      <w:marBottom w:val="0"/>
      <w:divBdr>
        <w:top w:val="none" w:sz="0" w:space="0" w:color="auto"/>
        <w:left w:val="none" w:sz="0" w:space="0" w:color="auto"/>
        <w:bottom w:val="none" w:sz="0" w:space="0" w:color="auto"/>
        <w:right w:val="none" w:sz="0" w:space="0" w:color="auto"/>
      </w:divBdr>
      <w:divsChild>
        <w:div w:id="59714901">
          <w:marLeft w:val="0"/>
          <w:marRight w:val="0"/>
          <w:marTop w:val="0"/>
          <w:marBottom w:val="0"/>
          <w:divBdr>
            <w:top w:val="none" w:sz="0" w:space="0" w:color="auto"/>
            <w:left w:val="none" w:sz="0" w:space="0" w:color="auto"/>
            <w:bottom w:val="none" w:sz="0" w:space="0" w:color="auto"/>
            <w:right w:val="none" w:sz="0" w:space="0" w:color="auto"/>
          </w:divBdr>
        </w:div>
      </w:divsChild>
    </w:div>
    <w:div w:id="466364872">
      <w:bodyDiv w:val="1"/>
      <w:marLeft w:val="0"/>
      <w:marRight w:val="0"/>
      <w:marTop w:val="0"/>
      <w:marBottom w:val="0"/>
      <w:divBdr>
        <w:top w:val="none" w:sz="0" w:space="0" w:color="auto"/>
        <w:left w:val="none" w:sz="0" w:space="0" w:color="auto"/>
        <w:bottom w:val="none" w:sz="0" w:space="0" w:color="auto"/>
        <w:right w:val="none" w:sz="0" w:space="0" w:color="auto"/>
      </w:divBdr>
      <w:divsChild>
        <w:div w:id="1629775002">
          <w:marLeft w:val="0"/>
          <w:marRight w:val="0"/>
          <w:marTop w:val="0"/>
          <w:marBottom w:val="0"/>
          <w:divBdr>
            <w:top w:val="none" w:sz="0" w:space="0" w:color="auto"/>
            <w:left w:val="none" w:sz="0" w:space="0" w:color="auto"/>
            <w:bottom w:val="none" w:sz="0" w:space="0" w:color="auto"/>
            <w:right w:val="none" w:sz="0" w:space="0" w:color="auto"/>
          </w:divBdr>
        </w:div>
      </w:divsChild>
    </w:div>
    <w:div w:id="469908729">
      <w:bodyDiv w:val="1"/>
      <w:marLeft w:val="0"/>
      <w:marRight w:val="0"/>
      <w:marTop w:val="0"/>
      <w:marBottom w:val="0"/>
      <w:divBdr>
        <w:top w:val="none" w:sz="0" w:space="0" w:color="auto"/>
        <w:left w:val="none" w:sz="0" w:space="0" w:color="auto"/>
        <w:bottom w:val="none" w:sz="0" w:space="0" w:color="auto"/>
        <w:right w:val="none" w:sz="0" w:space="0" w:color="auto"/>
      </w:divBdr>
      <w:divsChild>
        <w:div w:id="303774955">
          <w:marLeft w:val="0"/>
          <w:marRight w:val="0"/>
          <w:marTop w:val="0"/>
          <w:marBottom w:val="0"/>
          <w:divBdr>
            <w:top w:val="none" w:sz="0" w:space="0" w:color="auto"/>
            <w:left w:val="none" w:sz="0" w:space="0" w:color="auto"/>
            <w:bottom w:val="none" w:sz="0" w:space="0" w:color="auto"/>
            <w:right w:val="none" w:sz="0" w:space="0" w:color="auto"/>
          </w:divBdr>
        </w:div>
      </w:divsChild>
    </w:div>
    <w:div w:id="472450176">
      <w:bodyDiv w:val="1"/>
      <w:marLeft w:val="0"/>
      <w:marRight w:val="0"/>
      <w:marTop w:val="0"/>
      <w:marBottom w:val="0"/>
      <w:divBdr>
        <w:top w:val="none" w:sz="0" w:space="0" w:color="auto"/>
        <w:left w:val="none" w:sz="0" w:space="0" w:color="auto"/>
        <w:bottom w:val="none" w:sz="0" w:space="0" w:color="auto"/>
        <w:right w:val="none" w:sz="0" w:space="0" w:color="auto"/>
      </w:divBdr>
      <w:divsChild>
        <w:div w:id="929700560">
          <w:marLeft w:val="0"/>
          <w:marRight w:val="0"/>
          <w:marTop w:val="0"/>
          <w:marBottom w:val="0"/>
          <w:divBdr>
            <w:top w:val="none" w:sz="0" w:space="0" w:color="auto"/>
            <w:left w:val="none" w:sz="0" w:space="0" w:color="auto"/>
            <w:bottom w:val="none" w:sz="0" w:space="0" w:color="auto"/>
            <w:right w:val="none" w:sz="0" w:space="0" w:color="auto"/>
          </w:divBdr>
        </w:div>
      </w:divsChild>
    </w:div>
    <w:div w:id="473987229">
      <w:bodyDiv w:val="1"/>
      <w:marLeft w:val="0"/>
      <w:marRight w:val="0"/>
      <w:marTop w:val="0"/>
      <w:marBottom w:val="0"/>
      <w:divBdr>
        <w:top w:val="none" w:sz="0" w:space="0" w:color="auto"/>
        <w:left w:val="none" w:sz="0" w:space="0" w:color="auto"/>
        <w:bottom w:val="none" w:sz="0" w:space="0" w:color="auto"/>
        <w:right w:val="none" w:sz="0" w:space="0" w:color="auto"/>
      </w:divBdr>
      <w:divsChild>
        <w:div w:id="448621222">
          <w:marLeft w:val="0"/>
          <w:marRight w:val="0"/>
          <w:marTop w:val="0"/>
          <w:marBottom w:val="0"/>
          <w:divBdr>
            <w:top w:val="none" w:sz="0" w:space="0" w:color="auto"/>
            <w:left w:val="none" w:sz="0" w:space="0" w:color="auto"/>
            <w:bottom w:val="none" w:sz="0" w:space="0" w:color="auto"/>
            <w:right w:val="none" w:sz="0" w:space="0" w:color="auto"/>
          </w:divBdr>
        </w:div>
      </w:divsChild>
    </w:div>
    <w:div w:id="477499747">
      <w:bodyDiv w:val="1"/>
      <w:marLeft w:val="0"/>
      <w:marRight w:val="0"/>
      <w:marTop w:val="0"/>
      <w:marBottom w:val="0"/>
      <w:divBdr>
        <w:top w:val="none" w:sz="0" w:space="0" w:color="auto"/>
        <w:left w:val="none" w:sz="0" w:space="0" w:color="auto"/>
        <w:bottom w:val="none" w:sz="0" w:space="0" w:color="auto"/>
        <w:right w:val="none" w:sz="0" w:space="0" w:color="auto"/>
      </w:divBdr>
      <w:divsChild>
        <w:div w:id="1246919699">
          <w:marLeft w:val="0"/>
          <w:marRight w:val="0"/>
          <w:marTop w:val="0"/>
          <w:marBottom w:val="0"/>
          <w:divBdr>
            <w:top w:val="none" w:sz="0" w:space="0" w:color="auto"/>
            <w:left w:val="none" w:sz="0" w:space="0" w:color="auto"/>
            <w:bottom w:val="none" w:sz="0" w:space="0" w:color="auto"/>
            <w:right w:val="none" w:sz="0" w:space="0" w:color="auto"/>
          </w:divBdr>
        </w:div>
      </w:divsChild>
    </w:div>
    <w:div w:id="497352890">
      <w:bodyDiv w:val="1"/>
      <w:marLeft w:val="0"/>
      <w:marRight w:val="0"/>
      <w:marTop w:val="0"/>
      <w:marBottom w:val="0"/>
      <w:divBdr>
        <w:top w:val="none" w:sz="0" w:space="0" w:color="auto"/>
        <w:left w:val="none" w:sz="0" w:space="0" w:color="auto"/>
        <w:bottom w:val="none" w:sz="0" w:space="0" w:color="auto"/>
        <w:right w:val="none" w:sz="0" w:space="0" w:color="auto"/>
      </w:divBdr>
      <w:divsChild>
        <w:div w:id="1501655016">
          <w:marLeft w:val="0"/>
          <w:marRight w:val="0"/>
          <w:marTop w:val="0"/>
          <w:marBottom w:val="0"/>
          <w:divBdr>
            <w:top w:val="none" w:sz="0" w:space="0" w:color="auto"/>
            <w:left w:val="none" w:sz="0" w:space="0" w:color="auto"/>
            <w:bottom w:val="none" w:sz="0" w:space="0" w:color="auto"/>
            <w:right w:val="none" w:sz="0" w:space="0" w:color="auto"/>
          </w:divBdr>
          <w:divsChild>
            <w:div w:id="784076464">
              <w:marLeft w:val="0"/>
              <w:marRight w:val="0"/>
              <w:marTop w:val="0"/>
              <w:marBottom w:val="0"/>
              <w:divBdr>
                <w:top w:val="none" w:sz="0" w:space="0" w:color="auto"/>
                <w:left w:val="none" w:sz="0" w:space="0" w:color="auto"/>
                <w:bottom w:val="none" w:sz="0" w:space="0" w:color="auto"/>
                <w:right w:val="none" w:sz="0" w:space="0" w:color="auto"/>
              </w:divBdr>
            </w:div>
            <w:div w:id="1363285092">
              <w:marLeft w:val="0"/>
              <w:marRight w:val="0"/>
              <w:marTop w:val="0"/>
              <w:marBottom w:val="0"/>
              <w:divBdr>
                <w:top w:val="none" w:sz="0" w:space="0" w:color="auto"/>
                <w:left w:val="none" w:sz="0" w:space="0" w:color="auto"/>
                <w:bottom w:val="none" w:sz="0" w:space="0" w:color="auto"/>
                <w:right w:val="none" w:sz="0" w:space="0" w:color="auto"/>
              </w:divBdr>
              <w:divsChild>
                <w:div w:id="1998459390">
                  <w:marLeft w:val="0"/>
                  <w:marRight w:val="0"/>
                  <w:marTop w:val="0"/>
                  <w:marBottom w:val="0"/>
                  <w:divBdr>
                    <w:top w:val="none" w:sz="0" w:space="0" w:color="auto"/>
                    <w:left w:val="none" w:sz="0" w:space="0" w:color="auto"/>
                    <w:bottom w:val="none" w:sz="0" w:space="0" w:color="auto"/>
                    <w:right w:val="none" w:sz="0" w:space="0" w:color="auto"/>
                  </w:divBdr>
                  <w:divsChild>
                    <w:div w:id="193917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01816">
              <w:marLeft w:val="0"/>
              <w:marRight w:val="0"/>
              <w:marTop w:val="0"/>
              <w:marBottom w:val="0"/>
              <w:divBdr>
                <w:top w:val="none" w:sz="0" w:space="0" w:color="auto"/>
                <w:left w:val="none" w:sz="0" w:space="0" w:color="auto"/>
                <w:bottom w:val="none" w:sz="0" w:space="0" w:color="auto"/>
                <w:right w:val="none" w:sz="0" w:space="0" w:color="auto"/>
              </w:divBdr>
            </w:div>
          </w:divsChild>
        </w:div>
        <w:div w:id="1553956030">
          <w:marLeft w:val="0"/>
          <w:marRight w:val="0"/>
          <w:marTop w:val="0"/>
          <w:marBottom w:val="0"/>
          <w:divBdr>
            <w:top w:val="none" w:sz="0" w:space="0" w:color="auto"/>
            <w:left w:val="none" w:sz="0" w:space="0" w:color="auto"/>
            <w:bottom w:val="none" w:sz="0" w:space="0" w:color="auto"/>
            <w:right w:val="none" w:sz="0" w:space="0" w:color="auto"/>
          </w:divBdr>
          <w:divsChild>
            <w:div w:id="950669566">
              <w:marLeft w:val="0"/>
              <w:marRight w:val="0"/>
              <w:marTop w:val="0"/>
              <w:marBottom w:val="0"/>
              <w:divBdr>
                <w:top w:val="none" w:sz="0" w:space="0" w:color="auto"/>
                <w:left w:val="none" w:sz="0" w:space="0" w:color="auto"/>
                <w:bottom w:val="none" w:sz="0" w:space="0" w:color="auto"/>
                <w:right w:val="none" w:sz="0" w:space="0" w:color="auto"/>
              </w:divBdr>
            </w:div>
            <w:div w:id="1049452896">
              <w:marLeft w:val="0"/>
              <w:marRight w:val="0"/>
              <w:marTop w:val="0"/>
              <w:marBottom w:val="0"/>
              <w:divBdr>
                <w:top w:val="none" w:sz="0" w:space="0" w:color="auto"/>
                <w:left w:val="none" w:sz="0" w:space="0" w:color="auto"/>
                <w:bottom w:val="none" w:sz="0" w:space="0" w:color="auto"/>
                <w:right w:val="none" w:sz="0" w:space="0" w:color="auto"/>
              </w:divBdr>
              <w:divsChild>
                <w:div w:id="1138961389">
                  <w:marLeft w:val="0"/>
                  <w:marRight w:val="0"/>
                  <w:marTop w:val="0"/>
                  <w:marBottom w:val="0"/>
                  <w:divBdr>
                    <w:top w:val="none" w:sz="0" w:space="0" w:color="auto"/>
                    <w:left w:val="none" w:sz="0" w:space="0" w:color="auto"/>
                    <w:bottom w:val="none" w:sz="0" w:space="0" w:color="auto"/>
                    <w:right w:val="none" w:sz="0" w:space="0" w:color="auto"/>
                  </w:divBdr>
                  <w:divsChild>
                    <w:div w:id="208282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90009">
              <w:marLeft w:val="0"/>
              <w:marRight w:val="0"/>
              <w:marTop w:val="0"/>
              <w:marBottom w:val="0"/>
              <w:divBdr>
                <w:top w:val="none" w:sz="0" w:space="0" w:color="auto"/>
                <w:left w:val="none" w:sz="0" w:space="0" w:color="auto"/>
                <w:bottom w:val="none" w:sz="0" w:space="0" w:color="auto"/>
                <w:right w:val="none" w:sz="0" w:space="0" w:color="auto"/>
              </w:divBdr>
            </w:div>
          </w:divsChild>
        </w:div>
        <w:div w:id="1726952646">
          <w:marLeft w:val="0"/>
          <w:marRight w:val="0"/>
          <w:marTop w:val="0"/>
          <w:marBottom w:val="0"/>
          <w:divBdr>
            <w:top w:val="none" w:sz="0" w:space="0" w:color="auto"/>
            <w:left w:val="none" w:sz="0" w:space="0" w:color="auto"/>
            <w:bottom w:val="none" w:sz="0" w:space="0" w:color="auto"/>
            <w:right w:val="none" w:sz="0" w:space="0" w:color="auto"/>
          </w:divBdr>
          <w:divsChild>
            <w:div w:id="751318995">
              <w:marLeft w:val="0"/>
              <w:marRight w:val="0"/>
              <w:marTop w:val="0"/>
              <w:marBottom w:val="0"/>
              <w:divBdr>
                <w:top w:val="none" w:sz="0" w:space="0" w:color="auto"/>
                <w:left w:val="none" w:sz="0" w:space="0" w:color="auto"/>
                <w:bottom w:val="none" w:sz="0" w:space="0" w:color="auto"/>
                <w:right w:val="none" w:sz="0" w:space="0" w:color="auto"/>
              </w:divBdr>
            </w:div>
            <w:div w:id="407926002">
              <w:marLeft w:val="0"/>
              <w:marRight w:val="0"/>
              <w:marTop w:val="0"/>
              <w:marBottom w:val="0"/>
              <w:divBdr>
                <w:top w:val="none" w:sz="0" w:space="0" w:color="auto"/>
                <w:left w:val="none" w:sz="0" w:space="0" w:color="auto"/>
                <w:bottom w:val="none" w:sz="0" w:space="0" w:color="auto"/>
                <w:right w:val="none" w:sz="0" w:space="0" w:color="auto"/>
              </w:divBdr>
              <w:divsChild>
                <w:div w:id="1961066198">
                  <w:marLeft w:val="0"/>
                  <w:marRight w:val="0"/>
                  <w:marTop w:val="0"/>
                  <w:marBottom w:val="0"/>
                  <w:divBdr>
                    <w:top w:val="none" w:sz="0" w:space="0" w:color="auto"/>
                    <w:left w:val="none" w:sz="0" w:space="0" w:color="auto"/>
                    <w:bottom w:val="none" w:sz="0" w:space="0" w:color="auto"/>
                    <w:right w:val="none" w:sz="0" w:space="0" w:color="auto"/>
                  </w:divBdr>
                  <w:divsChild>
                    <w:div w:id="73670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4245">
      <w:bodyDiv w:val="1"/>
      <w:marLeft w:val="0"/>
      <w:marRight w:val="0"/>
      <w:marTop w:val="0"/>
      <w:marBottom w:val="0"/>
      <w:divBdr>
        <w:top w:val="none" w:sz="0" w:space="0" w:color="auto"/>
        <w:left w:val="none" w:sz="0" w:space="0" w:color="auto"/>
        <w:bottom w:val="none" w:sz="0" w:space="0" w:color="auto"/>
        <w:right w:val="none" w:sz="0" w:space="0" w:color="auto"/>
      </w:divBdr>
      <w:divsChild>
        <w:div w:id="803815839">
          <w:marLeft w:val="0"/>
          <w:marRight w:val="0"/>
          <w:marTop w:val="0"/>
          <w:marBottom w:val="0"/>
          <w:divBdr>
            <w:top w:val="none" w:sz="0" w:space="0" w:color="auto"/>
            <w:left w:val="none" w:sz="0" w:space="0" w:color="auto"/>
            <w:bottom w:val="none" w:sz="0" w:space="0" w:color="auto"/>
            <w:right w:val="none" w:sz="0" w:space="0" w:color="auto"/>
          </w:divBdr>
        </w:div>
      </w:divsChild>
    </w:div>
    <w:div w:id="523596921">
      <w:bodyDiv w:val="1"/>
      <w:marLeft w:val="0"/>
      <w:marRight w:val="0"/>
      <w:marTop w:val="0"/>
      <w:marBottom w:val="0"/>
      <w:divBdr>
        <w:top w:val="none" w:sz="0" w:space="0" w:color="auto"/>
        <w:left w:val="none" w:sz="0" w:space="0" w:color="auto"/>
        <w:bottom w:val="none" w:sz="0" w:space="0" w:color="auto"/>
        <w:right w:val="none" w:sz="0" w:space="0" w:color="auto"/>
      </w:divBdr>
      <w:divsChild>
        <w:div w:id="1142381608">
          <w:marLeft w:val="0"/>
          <w:marRight w:val="0"/>
          <w:marTop w:val="0"/>
          <w:marBottom w:val="0"/>
          <w:divBdr>
            <w:top w:val="none" w:sz="0" w:space="0" w:color="auto"/>
            <w:left w:val="none" w:sz="0" w:space="0" w:color="auto"/>
            <w:bottom w:val="none" w:sz="0" w:space="0" w:color="auto"/>
            <w:right w:val="none" w:sz="0" w:space="0" w:color="auto"/>
          </w:divBdr>
        </w:div>
      </w:divsChild>
    </w:div>
    <w:div w:id="524052290">
      <w:bodyDiv w:val="1"/>
      <w:marLeft w:val="0"/>
      <w:marRight w:val="0"/>
      <w:marTop w:val="0"/>
      <w:marBottom w:val="0"/>
      <w:divBdr>
        <w:top w:val="none" w:sz="0" w:space="0" w:color="auto"/>
        <w:left w:val="none" w:sz="0" w:space="0" w:color="auto"/>
        <w:bottom w:val="none" w:sz="0" w:space="0" w:color="auto"/>
        <w:right w:val="none" w:sz="0" w:space="0" w:color="auto"/>
      </w:divBdr>
    </w:div>
    <w:div w:id="545990645">
      <w:bodyDiv w:val="1"/>
      <w:marLeft w:val="0"/>
      <w:marRight w:val="0"/>
      <w:marTop w:val="0"/>
      <w:marBottom w:val="0"/>
      <w:divBdr>
        <w:top w:val="none" w:sz="0" w:space="0" w:color="auto"/>
        <w:left w:val="none" w:sz="0" w:space="0" w:color="auto"/>
        <w:bottom w:val="none" w:sz="0" w:space="0" w:color="auto"/>
        <w:right w:val="none" w:sz="0" w:space="0" w:color="auto"/>
      </w:divBdr>
      <w:divsChild>
        <w:div w:id="402066270">
          <w:marLeft w:val="0"/>
          <w:marRight w:val="0"/>
          <w:marTop w:val="0"/>
          <w:marBottom w:val="0"/>
          <w:divBdr>
            <w:top w:val="none" w:sz="0" w:space="0" w:color="auto"/>
            <w:left w:val="none" w:sz="0" w:space="0" w:color="auto"/>
            <w:bottom w:val="none" w:sz="0" w:space="0" w:color="auto"/>
            <w:right w:val="none" w:sz="0" w:space="0" w:color="auto"/>
          </w:divBdr>
        </w:div>
      </w:divsChild>
    </w:div>
    <w:div w:id="556014857">
      <w:bodyDiv w:val="1"/>
      <w:marLeft w:val="0"/>
      <w:marRight w:val="0"/>
      <w:marTop w:val="0"/>
      <w:marBottom w:val="0"/>
      <w:divBdr>
        <w:top w:val="none" w:sz="0" w:space="0" w:color="auto"/>
        <w:left w:val="none" w:sz="0" w:space="0" w:color="auto"/>
        <w:bottom w:val="none" w:sz="0" w:space="0" w:color="auto"/>
        <w:right w:val="none" w:sz="0" w:space="0" w:color="auto"/>
      </w:divBdr>
    </w:div>
    <w:div w:id="563950239">
      <w:bodyDiv w:val="1"/>
      <w:marLeft w:val="0"/>
      <w:marRight w:val="0"/>
      <w:marTop w:val="0"/>
      <w:marBottom w:val="0"/>
      <w:divBdr>
        <w:top w:val="none" w:sz="0" w:space="0" w:color="auto"/>
        <w:left w:val="none" w:sz="0" w:space="0" w:color="auto"/>
        <w:bottom w:val="none" w:sz="0" w:space="0" w:color="auto"/>
        <w:right w:val="none" w:sz="0" w:space="0" w:color="auto"/>
      </w:divBdr>
      <w:divsChild>
        <w:div w:id="973020777">
          <w:marLeft w:val="0"/>
          <w:marRight w:val="0"/>
          <w:marTop w:val="0"/>
          <w:marBottom w:val="0"/>
          <w:divBdr>
            <w:top w:val="none" w:sz="0" w:space="0" w:color="auto"/>
            <w:left w:val="none" w:sz="0" w:space="0" w:color="auto"/>
            <w:bottom w:val="none" w:sz="0" w:space="0" w:color="auto"/>
            <w:right w:val="none" w:sz="0" w:space="0" w:color="auto"/>
          </w:divBdr>
        </w:div>
      </w:divsChild>
    </w:div>
    <w:div w:id="583301452">
      <w:bodyDiv w:val="1"/>
      <w:marLeft w:val="0"/>
      <w:marRight w:val="0"/>
      <w:marTop w:val="0"/>
      <w:marBottom w:val="0"/>
      <w:divBdr>
        <w:top w:val="none" w:sz="0" w:space="0" w:color="auto"/>
        <w:left w:val="none" w:sz="0" w:space="0" w:color="auto"/>
        <w:bottom w:val="none" w:sz="0" w:space="0" w:color="auto"/>
        <w:right w:val="none" w:sz="0" w:space="0" w:color="auto"/>
      </w:divBdr>
      <w:divsChild>
        <w:div w:id="743575460">
          <w:marLeft w:val="0"/>
          <w:marRight w:val="0"/>
          <w:marTop w:val="0"/>
          <w:marBottom w:val="0"/>
          <w:divBdr>
            <w:top w:val="none" w:sz="0" w:space="0" w:color="auto"/>
            <w:left w:val="none" w:sz="0" w:space="0" w:color="auto"/>
            <w:bottom w:val="none" w:sz="0" w:space="0" w:color="auto"/>
            <w:right w:val="none" w:sz="0" w:space="0" w:color="auto"/>
          </w:divBdr>
          <w:divsChild>
            <w:div w:id="1306814591">
              <w:marLeft w:val="0"/>
              <w:marRight w:val="0"/>
              <w:marTop w:val="0"/>
              <w:marBottom w:val="0"/>
              <w:divBdr>
                <w:top w:val="none" w:sz="0" w:space="0" w:color="auto"/>
                <w:left w:val="none" w:sz="0" w:space="0" w:color="auto"/>
                <w:bottom w:val="none" w:sz="0" w:space="0" w:color="auto"/>
                <w:right w:val="none" w:sz="0" w:space="0" w:color="auto"/>
              </w:divBdr>
            </w:div>
            <w:div w:id="1182276405">
              <w:marLeft w:val="0"/>
              <w:marRight w:val="0"/>
              <w:marTop w:val="0"/>
              <w:marBottom w:val="0"/>
              <w:divBdr>
                <w:top w:val="none" w:sz="0" w:space="0" w:color="auto"/>
                <w:left w:val="none" w:sz="0" w:space="0" w:color="auto"/>
                <w:bottom w:val="none" w:sz="0" w:space="0" w:color="auto"/>
                <w:right w:val="none" w:sz="0" w:space="0" w:color="auto"/>
              </w:divBdr>
              <w:divsChild>
                <w:div w:id="915751716">
                  <w:marLeft w:val="0"/>
                  <w:marRight w:val="0"/>
                  <w:marTop w:val="0"/>
                  <w:marBottom w:val="0"/>
                  <w:divBdr>
                    <w:top w:val="none" w:sz="0" w:space="0" w:color="auto"/>
                    <w:left w:val="none" w:sz="0" w:space="0" w:color="auto"/>
                    <w:bottom w:val="none" w:sz="0" w:space="0" w:color="auto"/>
                    <w:right w:val="none" w:sz="0" w:space="0" w:color="auto"/>
                  </w:divBdr>
                  <w:divsChild>
                    <w:div w:id="192171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75120">
      <w:bodyDiv w:val="1"/>
      <w:marLeft w:val="0"/>
      <w:marRight w:val="0"/>
      <w:marTop w:val="0"/>
      <w:marBottom w:val="0"/>
      <w:divBdr>
        <w:top w:val="none" w:sz="0" w:space="0" w:color="auto"/>
        <w:left w:val="none" w:sz="0" w:space="0" w:color="auto"/>
        <w:bottom w:val="none" w:sz="0" w:space="0" w:color="auto"/>
        <w:right w:val="none" w:sz="0" w:space="0" w:color="auto"/>
      </w:divBdr>
    </w:div>
    <w:div w:id="585962910">
      <w:bodyDiv w:val="1"/>
      <w:marLeft w:val="0"/>
      <w:marRight w:val="0"/>
      <w:marTop w:val="0"/>
      <w:marBottom w:val="0"/>
      <w:divBdr>
        <w:top w:val="none" w:sz="0" w:space="0" w:color="auto"/>
        <w:left w:val="none" w:sz="0" w:space="0" w:color="auto"/>
        <w:bottom w:val="none" w:sz="0" w:space="0" w:color="auto"/>
        <w:right w:val="none" w:sz="0" w:space="0" w:color="auto"/>
      </w:divBdr>
      <w:divsChild>
        <w:div w:id="2137749954">
          <w:marLeft w:val="0"/>
          <w:marRight w:val="0"/>
          <w:marTop w:val="0"/>
          <w:marBottom w:val="0"/>
          <w:divBdr>
            <w:top w:val="none" w:sz="0" w:space="0" w:color="auto"/>
            <w:left w:val="none" w:sz="0" w:space="0" w:color="auto"/>
            <w:bottom w:val="none" w:sz="0" w:space="0" w:color="auto"/>
            <w:right w:val="none" w:sz="0" w:space="0" w:color="auto"/>
          </w:divBdr>
        </w:div>
      </w:divsChild>
    </w:div>
    <w:div w:id="587008893">
      <w:bodyDiv w:val="1"/>
      <w:marLeft w:val="0"/>
      <w:marRight w:val="0"/>
      <w:marTop w:val="0"/>
      <w:marBottom w:val="0"/>
      <w:divBdr>
        <w:top w:val="none" w:sz="0" w:space="0" w:color="auto"/>
        <w:left w:val="none" w:sz="0" w:space="0" w:color="auto"/>
        <w:bottom w:val="none" w:sz="0" w:space="0" w:color="auto"/>
        <w:right w:val="none" w:sz="0" w:space="0" w:color="auto"/>
      </w:divBdr>
      <w:divsChild>
        <w:div w:id="1605726193">
          <w:marLeft w:val="0"/>
          <w:marRight w:val="0"/>
          <w:marTop w:val="0"/>
          <w:marBottom w:val="0"/>
          <w:divBdr>
            <w:top w:val="none" w:sz="0" w:space="0" w:color="auto"/>
            <w:left w:val="none" w:sz="0" w:space="0" w:color="auto"/>
            <w:bottom w:val="none" w:sz="0" w:space="0" w:color="auto"/>
            <w:right w:val="none" w:sz="0" w:space="0" w:color="auto"/>
          </w:divBdr>
        </w:div>
      </w:divsChild>
    </w:div>
    <w:div w:id="596327428">
      <w:bodyDiv w:val="1"/>
      <w:marLeft w:val="0"/>
      <w:marRight w:val="0"/>
      <w:marTop w:val="0"/>
      <w:marBottom w:val="0"/>
      <w:divBdr>
        <w:top w:val="none" w:sz="0" w:space="0" w:color="auto"/>
        <w:left w:val="none" w:sz="0" w:space="0" w:color="auto"/>
        <w:bottom w:val="none" w:sz="0" w:space="0" w:color="auto"/>
        <w:right w:val="none" w:sz="0" w:space="0" w:color="auto"/>
      </w:divBdr>
    </w:div>
    <w:div w:id="605426150">
      <w:bodyDiv w:val="1"/>
      <w:marLeft w:val="0"/>
      <w:marRight w:val="0"/>
      <w:marTop w:val="0"/>
      <w:marBottom w:val="0"/>
      <w:divBdr>
        <w:top w:val="none" w:sz="0" w:space="0" w:color="auto"/>
        <w:left w:val="none" w:sz="0" w:space="0" w:color="auto"/>
        <w:bottom w:val="none" w:sz="0" w:space="0" w:color="auto"/>
        <w:right w:val="none" w:sz="0" w:space="0" w:color="auto"/>
      </w:divBdr>
    </w:div>
    <w:div w:id="611322351">
      <w:bodyDiv w:val="1"/>
      <w:marLeft w:val="0"/>
      <w:marRight w:val="0"/>
      <w:marTop w:val="0"/>
      <w:marBottom w:val="0"/>
      <w:divBdr>
        <w:top w:val="none" w:sz="0" w:space="0" w:color="auto"/>
        <w:left w:val="none" w:sz="0" w:space="0" w:color="auto"/>
        <w:bottom w:val="none" w:sz="0" w:space="0" w:color="auto"/>
        <w:right w:val="none" w:sz="0" w:space="0" w:color="auto"/>
      </w:divBdr>
    </w:div>
    <w:div w:id="617490909">
      <w:bodyDiv w:val="1"/>
      <w:marLeft w:val="0"/>
      <w:marRight w:val="0"/>
      <w:marTop w:val="0"/>
      <w:marBottom w:val="0"/>
      <w:divBdr>
        <w:top w:val="none" w:sz="0" w:space="0" w:color="auto"/>
        <w:left w:val="none" w:sz="0" w:space="0" w:color="auto"/>
        <w:bottom w:val="none" w:sz="0" w:space="0" w:color="auto"/>
        <w:right w:val="none" w:sz="0" w:space="0" w:color="auto"/>
      </w:divBdr>
    </w:div>
    <w:div w:id="625935103">
      <w:bodyDiv w:val="1"/>
      <w:marLeft w:val="0"/>
      <w:marRight w:val="0"/>
      <w:marTop w:val="0"/>
      <w:marBottom w:val="0"/>
      <w:divBdr>
        <w:top w:val="none" w:sz="0" w:space="0" w:color="auto"/>
        <w:left w:val="none" w:sz="0" w:space="0" w:color="auto"/>
        <w:bottom w:val="none" w:sz="0" w:space="0" w:color="auto"/>
        <w:right w:val="none" w:sz="0" w:space="0" w:color="auto"/>
      </w:divBdr>
      <w:divsChild>
        <w:div w:id="1009407980">
          <w:marLeft w:val="0"/>
          <w:marRight w:val="0"/>
          <w:marTop w:val="0"/>
          <w:marBottom w:val="120"/>
          <w:divBdr>
            <w:top w:val="single" w:sz="6" w:space="0" w:color="auto"/>
            <w:left w:val="single" w:sz="24" w:space="0" w:color="auto"/>
            <w:bottom w:val="single" w:sz="6" w:space="0" w:color="auto"/>
            <w:right w:val="single" w:sz="6" w:space="0" w:color="auto"/>
          </w:divBdr>
          <w:divsChild>
            <w:div w:id="1020201198">
              <w:marLeft w:val="0"/>
              <w:marRight w:val="0"/>
              <w:marTop w:val="0"/>
              <w:marBottom w:val="0"/>
              <w:divBdr>
                <w:top w:val="none" w:sz="0" w:space="0" w:color="auto"/>
                <w:left w:val="none" w:sz="0" w:space="0" w:color="auto"/>
                <w:bottom w:val="none" w:sz="0" w:space="0" w:color="auto"/>
                <w:right w:val="none" w:sz="0" w:space="0" w:color="auto"/>
              </w:divBdr>
              <w:divsChild>
                <w:div w:id="1669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73396">
      <w:bodyDiv w:val="1"/>
      <w:marLeft w:val="0"/>
      <w:marRight w:val="0"/>
      <w:marTop w:val="0"/>
      <w:marBottom w:val="0"/>
      <w:divBdr>
        <w:top w:val="none" w:sz="0" w:space="0" w:color="auto"/>
        <w:left w:val="none" w:sz="0" w:space="0" w:color="auto"/>
        <w:bottom w:val="none" w:sz="0" w:space="0" w:color="auto"/>
        <w:right w:val="none" w:sz="0" w:space="0" w:color="auto"/>
      </w:divBdr>
    </w:div>
    <w:div w:id="655651472">
      <w:bodyDiv w:val="1"/>
      <w:marLeft w:val="0"/>
      <w:marRight w:val="0"/>
      <w:marTop w:val="0"/>
      <w:marBottom w:val="0"/>
      <w:divBdr>
        <w:top w:val="none" w:sz="0" w:space="0" w:color="auto"/>
        <w:left w:val="none" w:sz="0" w:space="0" w:color="auto"/>
        <w:bottom w:val="none" w:sz="0" w:space="0" w:color="auto"/>
        <w:right w:val="none" w:sz="0" w:space="0" w:color="auto"/>
      </w:divBdr>
      <w:divsChild>
        <w:div w:id="269897578">
          <w:marLeft w:val="0"/>
          <w:marRight w:val="0"/>
          <w:marTop w:val="0"/>
          <w:marBottom w:val="0"/>
          <w:divBdr>
            <w:top w:val="none" w:sz="0" w:space="0" w:color="auto"/>
            <w:left w:val="none" w:sz="0" w:space="0" w:color="auto"/>
            <w:bottom w:val="none" w:sz="0" w:space="0" w:color="auto"/>
            <w:right w:val="none" w:sz="0" w:space="0" w:color="auto"/>
          </w:divBdr>
        </w:div>
      </w:divsChild>
    </w:div>
    <w:div w:id="676082429">
      <w:bodyDiv w:val="1"/>
      <w:marLeft w:val="0"/>
      <w:marRight w:val="0"/>
      <w:marTop w:val="0"/>
      <w:marBottom w:val="0"/>
      <w:divBdr>
        <w:top w:val="none" w:sz="0" w:space="0" w:color="auto"/>
        <w:left w:val="none" w:sz="0" w:space="0" w:color="auto"/>
        <w:bottom w:val="none" w:sz="0" w:space="0" w:color="auto"/>
        <w:right w:val="none" w:sz="0" w:space="0" w:color="auto"/>
      </w:divBdr>
      <w:divsChild>
        <w:div w:id="1382050150">
          <w:marLeft w:val="0"/>
          <w:marRight w:val="0"/>
          <w:marTop w:val="0"/>
          <w:marBottom w:val="0"/>
          <w:divBdr>
            <w:top w:val="none" w:sz="0" w:space="0" w:color="auto"/>
            <w:left w:val="none" w:sz="0" w:space="0" w:color="auto"/>
            <w:bottom w:val="none" w:sz="0" w:space="0" w:color="auto"/>
            <w:right w:val="none" w:sz="0" w:space="0" w:color="auto"/>
          </w:divBdr>
        </w:div>
      </w:divsChild>
    </w:div>
    <w:div w:id="681052730">
      <w:bodyDiv w:val="1"/>
      <w:marLeft w:val="0"/>
      <w:marRight w:val="0"/>
      <w:marTop w:val="0"/>
      <w:marBottom w:val="0"/>
      <w:divBdr>
        <w:top w:val="none" w:sz="0" w:space="0" w:color="auto"/>
        <w:left w:val="none" w:sz="0" w:space="0" w:color="auto"/>
        <w:bottom w:val="none" w:sz="0" w:space="0" w:color="auto"/>
        <w:right w:val="none" w:sz="0" w:space="0" w:color="auto"/>
      </w:divBdr>
      <w:divsChild>
        <w:div w:id="1959946262">
          <w:marLeft w:val="0"/>
          <w:marRight w:val="0"/>
          <w:marTop w:val="0"/>
          <w:marBottom w:val="0"/>
          <w:divBdr>
            <w:top w:val="none" w:sz="0" w:space="0" w:color="auto"/>
            <w:left w:val="none" w:sz="0" w:space="0" w:color="auto"/>
            <w:bottom w:val="none" w:sz="0" w:space="0" w:color="auto"/>
            <w:right w:val="none" w:sz="0" w:space="0" w:color="auto"/>
          </w:divBdr>
        </w:div>
      </w:divsChild>
    </w:div>
    <w:div w:id="684019655">
      <w:bodyDiv w:val="1"/>
      <w:marLeft w:val="0"/>
      <w:marRight w:val="0"/>
      <w:marTop w:val="0"/>
      <w:marBottom w:val="0"/>
      <w:divBdr>
        <w:top w:val="none" w:sz="0" w:space="0" w:color="auto"/>
        <w:left w:val="none" w:sz="0" w:space="0" w:color="auto"/>
        <w:bottom w:val="none" w:sz="0" w:space="0" w:color="auto"/>
        <w:right w:val="none" w:sz="0" w:space="0" w:color="auto"/>
      </w:divBdr>
    </w:div>
    <w:div w:id="694769781">
      <w:bodyDiv w:val="1"/>
      <w:marLeft w:val="0"/>
      <w:marRight w:val="0"/>
      <w:marTop w:val="0"/>
      <w:marBottom w:val="0"/>
      <w:divBdr>
        <w:top w:val="none" w:sz="0" w:space="0" w:color="auto"/>
        <w:left w:val="none" w:sz="0" w:space="0" w:color="auto"/>
        <w:bottom w:val="none" w:sz="0" w:space="0" w:color="auto"/>
        <w:right w:val="none" w:sz="0" w:space="0" w:color="auto"/>
      </w:divBdr>
      <w:divsChild>
        <w:div w:id="451365310">
          <w:marLeft w:val="0"/>
          <w:marRight w:val="0"/>
          <w:marTop w:val="0"/>
          <w:marBottom w:val="0"/>
          <w:divBdr>
            <w:top w:val="none" w:sz="0" w:space="0" w:color="auto"/>
            <w:left w:val="none" w:sz="0" w:space="0" w:color="auto"/>
            <w:bottom w:val="none" w:sz="0" w:space="0" w:color="auto"/>
            <w:right w:val="none" w:sz="0" w:space="0" w:color="auto"/>
          </w:divBdr>
        </w:div>
      </w:divsChild>
    </w:div>
    <w:div w:id="699664685">
      <w:bodyDiv w:val="1"/>
      <w:marLeft w:val="0"/>
      <w:marRight w:val="0"/>
      <w:marTop w:val="0"/>
      <w:marBottom w:val="0"/>
      <w:divBdr>
        <w:top w:val="none" w:sz="0" w:space="0" w:color="auto"/>
        <w:left w:val="none" w:sz="0" w:space="0" w:color="auto"/>
        <w:bottom w:val="none" w:sz="0" w:space="0" w:color="auto"/>
        <w:right w:val="none" w:sz="0" w:space="0" w:color="auto"/>
      </w:divBdr>
      <w:divsChild>
        <w:div w:id="1641112721">
          <w:marLeft w:val="0"/>
          <w:marRight w:val="0"/>
          <w:marTop w:val="0"/>
          <w:marBottom w:val="0"/>
          <w:divBdr>
            <w:top w:val="none" w:sz="0" w:space="0" w:color="auto"/>
            <w:left w:val="none" w:sz="0" w:space="0" w:color="auto"/>
            <w:bottom w:val="none" w:sz="0" w:space="0" w:color="auto"/>
            <w:right w:val="none" w:sz="0" w:space="0" w:color="auto"/>
          </w:divBdr>
        </w:div>
      </w:divsChild>
    </w:div>
    <w:div w:id="701515373">
      <w:bodyDiv w:val="1"/>
      <w:marLeft w:val="0"/>
      <w:marRight w:val="0"/>
      <w:marTop w:val="0"/>
      <w:marBottom w:val="0"/>
      <w:divBdr>
        <w:top w:val="none" w:sz="0" w:space="0" w:color="auto"/>
        <w:left w:val="none" w:sz="0" w:space="0" w:color="auto"/>
        <w:bottom w:val="none" w:sz="0" w:space="0" w:color="auto"/>
        <w:right w:val="none" w:sz="0" w:space="0" w:color="auto"/>
      </w:divBdr>
    </w:div>
    <w:div w:id="724065096">
      <w:bodyDiv w:val="1"/>
      <w:marLeft w:val="0"/>
      <w:marRight w:val="0"/>
      <w:marTop w:val="0"/>
      <w:marBottom w:val="0"/>
      <w:divBdr>
        <w:top w:val="none" w:sz="0" w:space="0" w:color="auto"/>
        <w:left w:val="none" w:sz="0" w:space="0" w:color="auto"/>
        <w:bottom w:val="none" w:sz="0" w:space="0" w:color="auto"/>
        <w:right w:val="none" w:sz="0" w:space="0" w:color="auto"/>
      </w:divBdr>
      <w:divsChild>
        <w:div w:id="1004825235">
          <w:marLeft w:val="0"/>
          <w:marRight w:val="0"/>
          <w:marTop w:val="0"/>
          <w:marBottom w:val="0"/>
          <w:divBdr>
            <w:top w:val="none" w:sz="0" w:space="0" w:color="auto"/>
            <w:left w:val="none" w:sz="0" w:space="0" w:color="auto"/>
            <w:bottom w:val="none" w:sz="0" w:space="0" w:color="auto"/>
            <w:right w:val="none" w:sz="0" w:space="0" w:color="auto"/>
          </w:divBdr>
        </w:div>
      </w:divsChild>
    </w:div>
    <w:div w:id="747464283">
      <w:bodyDiv w:val="1"/>
      <w:marLeft w:val="0"/>
      <w:marRight w:val="0"/>
      <w:marTop w:val="0"/>
      <w:marBottom w:val="0"/>
      <w:divBdr>
        <w:top w:val="none" w:sz="0" w:space="0" w:color="auto"/>
        <w:left w:val="none" w:sz="0" w:space="0" w:color="auto"/>
        <w:bottom w:val="none" w:sz="0" w:space="0" w:color="auto"/>
        <w:right w:val="none" w:sz="0" w:space="0" w:color="auto"/>
      </w:divBdr>
    </w:div>
    <w:div w:id="768620037">
      <w:bodyDiv w:val="1"/>
      <w:marLeft w:val="0"/>
      <w:marRight w:val="0"/>
      <w:marTop w:val="0"/>
      <w:marBottom w:val="0"/>
      <w:divBdr>
        <w:top w:val="none" w:sz="0" w:space="0" w:color="auto"/>
        <w:left w:val="none" w:sz="0" w:space="0" w:color="auto"/>
        <w:bottom w:val="none" w:sz="0" w:space="0" w:color="auto"/>
        <w:right w:val="none" w:sz="0" w:space="0" w:color="auto"/>
      </w:divBdr>
      <w:divsChild>
        <w:div w:id="699235905">
          <w:marLeft w:val="0"/>
          <w:marRight w:val="0"/>
          <w:marTop w:val="0"/>
          <w:marBottom w:val="0"/>
          <w:divBdr>
            <w:top w:val="none" w:sz="0" w:space="0" w:color="auto"/>
            <w:left w:val="none" w:sz="0" w:space="0" w:color="auto"/>
            <w:bottom w:val="none" w:sz="0" w:space="0" w:color="auto"/>
            <w:right w:val="none" w:sz="0" w:space="0" w:color="auto"/>
          </w:divBdr>
        </w:div>
      </w:divsChild>
    </w:div>
    <w:div w:id="771974909">
      <w:bodyDiv w:val="1"/>
      <w:marLeft w:val="0"/>
      <w:marRight w:val="0"/>
      <w:marTop w:val="0"/>
      <w:marBottom w:val="0"/>
      <w:divBdr>
        <w:top w:val="none" w:sz="0" w:space="0" w:color="auto"/>
        <w:left w:val="none" w:sz="0" w:space="0" w:color="auto"/>
        <w:bottom w:val="none" w:sz="0" w:space="0" w:color="auto"/>
        <w:right w:val="none" w:sz="0" w:space="0" w:color="auto"/>
      </w:divBdr>
      <w:divsChild>
        <w:div w:id="1325013609">
          <w:marLeft w:val="-120"/>
          <w:marRight w:val="-120"/>
          <w:marTop w:val="0"/>
          <w:marBottom w:val="0"/>
          <w:divBdr>
            <w:top w:val="none" w:sz="0" w:space="0" w:color="auto"/>
            <w:left w:val="none" w:sz="0" w:space="0" w:color="auto"/>
            <w:bottom w:val="none" w:sz="0" w:space="0" w:color="auto"/>
            <w:right w:val="none" w:sz="0" w:space="0" w:color="auto"/>
          </w:divBdr>
          <w:divsChild>
            <w:div w:id="1494299910">
              <w:marLeft w:val="0"/>
              <w:marRight w:val="0"/>
              <w:marTop w:val="0"/>
              <w:marBottom w:val="0"/>
              <w:divBdr>
                <w:top w:val="none" w:sz="0" w:space="0" w:color="auto"/>
                <w:left w:val="none" w:sz="0" w:space="0" w:color="auto"/>
                <w:bottom w:val="none" w:sz="0" w:space="0" w:color="auto"/>
                <w:right w:val="none" w:sz="0" w:space="0" w:color="auto"/>
              </w:divBdr>
              <w:divsChild>
                <w:div w:id="2067291465">
                  <w:marLeft w:val="150"/>
                  <w:marRight w:val="60"/>
                  <w:marTop w:val="225"/>
                  <w:marBottom w:val="0"/>
                  <w:divBdr>
                    <w:top w:val="none" w:sz="0" w:space="0" w:color="auto"/>
                    <w:left w:val="none" w:sz="0" w:space="0" w:color="auto"/>
                    <w:bottom w:val="none" w:sz="0" w:space="0" w:color="auto"/>
                    <w:right w:val="none" w:sz="0" w:space="0" w:color="auto"/>
                  </w:divBdr>
                  <w:divsChild>
                    <w:div w:id="1017582213">
                      <w:marLeft w:val="0"/>
                      <w:marRight w:val="0"/>
                      <w:marTop w:val="0"/>
                      <w:marBottom w:val="0"/>
                      <w:divBdr>
                        <w:top w:val="none" w:sz="0" w:space="0" w:color="auto"/>
                        <w:left w:val="none" w:sz="0" w:space="0" w:color="auto"/>
                        <w:bottom w:val="none" w:sz="0" w:space="0" w:color="auto"/>
                        <w:right w:val="none" w:sz="0" w:space="0" w:color="auto"/>
                      </w:divBdr>
                      <w:divsChild>
                        <w:div w:id="1261524096">
                          <w:marLeft w:val="0"/>
                          <w:marRight w:val="0"/>
                          <w:marTop w:val="0"/>
                          <w:marBottom w:val="0"/>
                          <w:divBdr>
                            <w:top w:val="none" w:sz="0" w:space="0" w:color="auto"/>
                            <w:left w:val="none" w:sz="0" w:space="0" w:color="auto"/>
                            <w:bottom w:val="none" w:sz="0" w:space="0" w:color="auto"/>
                            <w:right w:val="none" w:sz="0" w:space="0" w:color="auto"/>
                          </w:divBdr>
                          <w:divsChild>
                            <w:div w:id="1516651624">
                              <w:marLeft w:val="0"/>
                              <w:marRight w:val="0"/>
                              <w:marTop w:val="0"/>
                              <w:marBottom w:val="120"/>
                              <w:divBdr>
                                <w:top w:val="single" w:sz="6" w:space="0" w:color="auto"/>
                                <w:left w:val="single" w:sz="24" w:space="0" w:color="auto"/>
                                <w:bottom w:val="single" w:sz="6" w:space="0" w:color="auto"/>
                                <w:right w:val="single" w:sz="6" w:space="0" w:color="auto"/>
                              </w:divBdr>
                            </w:div>
                            <w:div w:id="2014258028">
                              <w:marLeft w:val="0"/>
                              <w:marRight w:val="0"/>
                              <w:marTop w:val="120"/>
                              <w:marBottom w:val="0"/>
                              <w:divBdr>
                                <w:top w:val="single" w:sz="6" w:space="0" w:color="D5DDC6"/>
                                <w:left w:val="single" w:sz="6" w:space="4" w:color="D5DDC6"/>
                                <w:bottom w:val="single" w:sz="6" w:space="0" w:color="D5DDC6"/>
                                <w:right w:val="single" w:sz="6" w:space="0" w:color="D5DDC6"/>
                              </w:divBdr>
                            </w:div>
                            <w:div w:id="188879691">
                              <w:marLeft w:val="0"/>
                              <w:marRight w:val="0"/>
                              <w:marTop w:val="0"/>
                              <w:marBottom w:val="120"/>
                              <w:divBdr>
                                <w:top w:val="single" w:sz="6" w:space="0" w:color="auto"/>
                                <w:left w:val="single" w:sz="24" w:space="0" w:color="auto"/>
                                <w:bottom w:val="single" w:sz="6" w:space="0" w:color="auto"/>
                                <w:right w:val="single" w:sz="6" w:space="0" w:color="auto"/>
                              </w:divBdr>
                            </w:div>
                            <w:div w:id="894858175">
                              <w:marLeft w:val="0"/>
                              <w:marRight w:val="0"/>
                              <w:marTop w:val="120"/>
                              <w:marBottom w:val="0"/>
                              <w:divBdr>
                                <w:top w:val="single" w:sz="6" w:space="0" w:color="D5DDC6"/>
                                <w:left w:val="single" w:sz="6" w:space="4" w:color="D5DDC6"/>
                                <w:bottom w:val="single" w:sz="6" w:space="0" w:color="D5DDC6"/>
                                <w:right w:val="single" w:sz="6" w:space="0" w:color="D5DDC6"/>
                              </w:divBdr>
                            </w:div>
                            <w:div w:id="358699848">
                              <w:marLeft w:val="0"/>
                              <w:marRight w:val="0"/>
                              <w:marTop w:val="0"/>
                              <w:marBottom w:val="120"/>
                              <w:divBdr>
                                <w:top w:val="single" w:sz="6" w:space="0" w:color="auto"/>
                                <w:left w:val="single" w:sz="24" w:space="0" w:color="auto"/>
                                <w:bottom w:val="single" w:sz="6" w:space="0" w:color="auto"/>
                                <w:right w:val="single" w:sz="6" w:space="0" w:color="auto"/>
                              </w:divBdr>
                            </w:div>
                            <w:div w:id="177698719">
                              <w:marLeft w:val="0"/>
                              <w:marRight w:val="0"/>
                              <w:marTop w:val="120"/>
                              <w:marBottom w:val="0"/>
                              <w:divBdr>
                                <w:top w:val="single" w:sz="6" w:space="0" w:color="D5DDC6"/>
                                <w:left w:val="single" w:sz="6" w:space="4" w:color="D5DDC6"/>
                                <w:bottom w:val="single" w:sz="6" w:space="0" w:color="D5DDC6"/>
                                <w:right w:val="single" w:sz="6" w:space="0" w:color="D5DDC6"/>
                              </w:divBdr>
                            </w:div>
                            <w:div w:id="295913717">
                              <w:marLeft w:val="0"/>
                              <w:marRight w:val="0"/>
                              <w:marTop w:val="0"/>
                              <w:marBottom w:val="120"/>
                              <w:divBdr>
                                <w:top w:val="single" w:sz="6" w:space="0" w:color="auto"/>
                                <w:left w:val="single" w:sz="24" w:space="0" w:color="auto"/>
                                <w:bottom w:val="single" w:sz="6" w:space="0" w:color="auto"/>
                                <w:right w:val="single" w:sz="6" w:space="0" w:color="auto"/>
                              </w:divBdr>
                            </w:div>
                            <w:div w:id="2976622">
                              <w:marLeft w:val="0"/>
                              <w:marRight w:val="0"/>
                              <w:marTop w:val="120"/>
                              <w:marBottom w:val="0"/>
                              <w:divBdr>
                                <w:top w:val="single" w:sz="6" w:space="0" w:color="D5DDC6"/>
                                <w:left w:val="single" w:sz="6" w:space="4" w:color="D5DDC6"/>
                                <w:bottom w:val="single" w:sz="6" w:space="0" w:color="D5DDC6"/>
                                <w:right w:val="single" w:sz="6" w:space="0" w:color="D5DDC6"/>
                              </w:divBdr>
                            </w:div>
                            <w:div w:id="593435750">
                              <w:marLeft w:val="0"/>
                              <w:marRight w:val="0"/>
                              <w:marTop w:val="0"/>
                              <w:marBottom w:val="120"/>
                              <w:divBdr>
                                <w:top w:val="single" w:sz="6" w:space="0" w:color="auto"/>
                                <w:left w:val="single" w:sz="24" w:space="0" w:color="auto"/>
                                <w:bottom w:val="single" w:sz="6" w:space="0" w:color="auto"/>
                                <w:right w:val="single" w:sz="6" w:space="0" w:color="auto"/>
                              </w:divBdr>
                            </w:div>
                            <w:div w:id="266273673">
                              <w:marLeft w:val="0"/>
                              <w:marRight w:val="0"/>
                              <w:marTop w:val="120"/>
                              <w:marBottom w:val="0"/>
                              <w:divBdr>
                                <w:top w:val="single" w:sz="6" w:space="0" w:color="D5DDC6"/>
                                <w:left w:val="single" w:sz="6" w:space="4" w:color="D5DDC6"/>
                                <w:bottom w:val="single" w:sz="6" w:space="0" w:color="D5DDC6"/>
                                <w:right w:val="single" w:sz="6" w:space="0" w:color="D5DDC6"/>
                              </w:divBdr>
                            </w:div>
                            <w:div w:id="1185360327">
                              <w:marLeft w:val="0"/>
                              <w:marRight w:val="0"/>
                              <w:marTop w:val="0"/>
                              <w:marBottom w:val="120"/>
                              <w:divBdr>
                                <w:top w:val="single" w:sz="6" w:space="0" w:color="auto"/>
                                <w:left w:val="single" w:sz="24" w:space="0" w:color="auto"/>
                                <w:bottom w:val="single" w:sz="6" w:space="0" w:color="auto"/>
                                <w:right w:val="single" w:sz="6" w:space="0" w:color="auto"/>
                              </w:divBdr>
                            </w:div>
                            <w:div w:id="1099182119">
                              <w:marLeft w:val="0"/>
                              <w:marRight w:val="0"/>
                              <w:marTop w:val="120"/>
                              <w:marBottom w:val="0"/>
                              <w:divBdr>
                                <w:top w:val="single" w:sz="6" w:space="0" w:color="D5DDC6"/>
                                <w:left w:val="single" w:sz="6" w:space="4" w:color="D5DDC6"/>
                                <w:bottom w:val="single" w:sz="6" w:space="0" w:color="D5DDC6"/>
                                <w:right w:val="single" w:sz="6" w:space="0" w:color="D5DDC6"/>
                              </w:divBdr>
                            </w:div>
                            <w:div w:id="1445422164">
                              <w:marLeft w:val="0"/>
                              <w:marRight w:val="0"/>
                              <w:marTop w:val="450"/>
                              <w:marBottom w:val="0"/>
                              <w:divBdr>
                                <w:top w:val="none" w:sz="0" w:space="0" w:color="auto"/>
                                <w:left w:val="none" w:sz="0" w:space="0" w:color="auto"/>
                                <w:bottom w:val="none" w:sz="0" w:space="0" w:color="auto"/>
                                <w:right w:val="none" w:sz="0" w:space="0" w:color="auto"/>
                              </w:divBdr>
                            </w:div>
                            <w:div w:id="185220580">
                              <w:marLeft w:val="0"/>
                              <w:marRight w:val="0"/>
                              <w:marTop w:val="0"/>
                              <w:marBottom w:val="0"/>
                              <w:divBdr>
                                <w:top w:val="none" w:sz="0" w:space="0" w:color="auto"/>
                                <w:left w:val="none" w:sz="0" w:space="0" w:color="auto"/>
                                <w:bottom w:val="none" w:sz="0" w:space="0" w:color="auto"/>
                                <w:right w:val="none" w:sz="0" w:space="0" w:color="auto"/>
                              </w:divBdr>
                            </w:div>
                          </w:divsChild>
                        </w:div>
                        <w:div w:id="1569606368">
                          <w:marLeft w:val="0"/>
                          <w:marRight w:val="0"/>
                          <w:marTop w:val="0"/>
                          <w:marBottom w:val="0"/>
                          <w:divBdr>
                            <w:top w:val="none" w:sz="0" w:space="0" w:color="auto"/>
                            <w:left w:val="none" w:sz="0" w:space="0" w:color="auto"/>
                            <w:bottom w:val="none" w:sz="0" w:space="0" w:color="auto"/>
                            <w:right w:val="none" w:sz="0" w:space="0" w:color="auto"/>
                          </w:divBdr>
                        </w:div>
                        <w:div w:id="676079912">
                          <w:marLeft w:val="0"/>
                          <w:marRight w:val="0"/>
                          <w:marTop w:val="0"/>
                          <w:marBottom w:val="0"/>
                          <w:divBdr>
                            <w:top w:val="none" w:sz="0" w:space="0" w:color="auto"/>
                            <w:left w:val="none" w:sz="0" w:space="0" w:color="auto"/>
                            <w:bottom w:val="none" w:sz="0" w:space="0" w:color="auto"/>
                            <w:right w:val="none" w:sz="0" w:space="0" w:color="auto"/>
                          </w:divBdr>
                          <w:divsChild>
                            <w:div w:id="1434668920">
                              <w:marLeft w:val="75"/>
                              <w:marRight w:val="75"/>
                              <w:marTop w:val="75"/>
                              <w:marBottom w:val="75"/>
                              <w:divBdr>
                                <w:top w:val="single" w:sz="6" w:space="8" w:color="EFE8E8"/>
                                <w:left w:val="single" w:sz="6" w:space="8" w:color="EFE8E8"/>
                                <w:bottom w:val="single" w:sz="6" w:space="8" w:color="EFE8E8"/>
                                <w:right w:val="single" w:sz="6" w:space="8" w:color="EFE8E8"/>
                              </w:divBdr>
                            </w:div>
                            <w:div w:id="2032872427">
                              <w:marLeft w:val="75"/>
                              <w:marRight w:val="75"/>
                              <w:marTop w:val="75"/>
                              <w:marBottom w:val="75"/>
                              <w:divBdr>
                                <w:top w:val="single" w:sz="6" w:space="8" w:color="EFE8E8"/>
                                <w:left w:val="single" w:sz="6" w:space="8" w:color="EFE8E8"/>
                                <w:bottom w:val="single" w:sz="6" w:space="8" w:color="EFE8E8"/>
                                <w:right w:val="single" w:sz="6" w:space="8" w:color="EFE8E8"/>
                              </w:divBdr>
                            </w:div>
                            <w:div w:id="129522762">
                              <w:marLeft w:val="75"/>
                              <w:marRight w:val="75"/>
                              <w:marTop w:val="75"/>
                              <w:marBottom w:val="75"/>
                              <w:divBdr>
                                <w:top w:val="single" w:sz="6" w:space="8" w:color="EFE8E8"/>
                                <w:left w:val="single" w:sz="6" w:space="8" w:color="EFE8E8"/>
                                <w:bottom w:val="single" w:sz="6" w:space="8" w:color="EFE8E8"/>
                                <w:right w:val="single" w:sz="6" w:space="8" w:color="EFE8E8"/>
                              </w:divBdr>
                            </w:div>
                            <w:div w:id="1020662178">
                              <w:marLeft w:val="75"/>
                              <w:marRight w:val="75"/>
                              <w:marTop w:val="75"/>
                              <w:marBottom w:val="75"/>
                              <w:divBdr>
                                <w:top w:val="single" w:sz="6" w:space="8" w:color="EFE8E8"/>
                                <w:left w:val="single" w:sz="6" w:space="8" w:color="EFE8E8"/>
                                <w:bottom w:val="single" w:sz="6" w:space="8" w:color="EFE8E8"/>
                                <w:right w:val="single" w:sz="6" w:space="8" w:color="EFE8E8"/>
                              </w:divBdr>
                            </w:div>
                            <w:div w:id="1731266646">
                              <w:marLeft w:val="75"/>
                              <w:marRight w:val="75"/>
                              <w:marTop w:val="75"/>
                              <w:marBottom w:val="75"/>
                              <w:divBdr>
                                <w:top w:val="single" w:sz="6" w:space="8" w:color="EFE8E8"/>
                                <w:left w:val="single" w:sz="6" w:space="8" w:color="EFE8E8"/>
                                <w:bottom w:val="single" w:sz="6" w:space="8" w:color="EFE8E8"/>
                                <w:right w:val="single" w:sz="6" w:space="8" w:color="EFE8E8"/>
                              </w:divBdr>
                            </w:div>
                            <w:div w:id="1014381322">
                              <w:marLeft w:val="75"/>
                              <w:marRight w:val="75"/>
                              <w:marTop w:val="75"/>
                              <w:marBottom w:val="75"/>
                              <w:divBdr>
                                <w:top w:val="single" w:sz="6" w:space="8" w:color="EFE8E8"/>
                                <w:left w:val="single" w:sz="6" w:space="8" w:color="EFE8E8"/>
                                <w:bottom w:val="single" w:sz="6" w:space="8" w:color="EFE8E8"/>
                                <w:right w:val="single" w:sz="6" w:space="8" w:color="EFE8E8"/>
                              </w:divBdr>
                            </w:div>
                            <w:div w:id="1303191987">
                              <w:marLeft w:val="75"/>
                              <w:marRight w:val="75"/>
                              <w:marTop w:val="75"/>
                              <w:marBottom w:val="75"/>
                              <w:divBdr>
                                <w:top w:val="single" w:sz="6" w:space="8" w:color="EFE8E8"/>
                                <w:left w:val="single" w:sz="6" w:space="8" w:color="EFE8E8"/>
                                <w:bottom w:val="single" w:sz="6" w:space="8" w:color="EFE8E8"/>
                                <w:right w:val="single" w:sz="6" w:space="8" w:color="EFE8E8"/>
                              </w:divBdr>
                            </w:div>
                            <w:div w:id="1796101227">
                              <w:marLeft w:val="75"/>
                              <w:marRight w:val="75"/>
                              <w:marTop w:val="75"/>
                              <w:marBottom w:val="75"/>
                              <w:divBdr>
                                <w:top w:val="single" w:sz="6" w:space="8" w:color="EFE8E8"/>
                                <w:left w:val="single" w:sz="6" w:space="8" w:color="EFE8E8"/>
                                <w:bottom w:val="single" w:sz="6" w:space="8" w:color="EFE8E8"/>
                                <w:right w:val="single" w:sz="6" w:space="8" w:color="EFE8E8"/>
                              </w:divBdr>
                            </w:div>
                            <w:div w:id="702940606">
                              <w:marLeft w:val="75"/>
                              <w:marRight w:val="75"/>
                              <w:marTop w:val="75"/>
                              <w:marBottom w:val="75"/>
                              <w:divBdr>
                                <w:top w:val="single" w:sz="6" w:space="8" w:color="EFE8E8"/>
                                <w:left w:val="single" w:sz="6" w:space="8" w:color="EFE8E8"/>
                                <w:bottom w:val="single" w:sz="6" w:space="8" w:color="EFE8E8"/>
                                <w:right w:val="single" w:sz="6" w:space="8" w:color="EFE8E8"/>
                              </w:divBdr>
                            </w:div>
                            <w:div w:id="820541814">
                              <w:marLeft w:val="75"/>
                              <w:marRight w:val="75"/>
                              <w:marTop w:val="75"/>
                              <w:marBottom w:val="75"/>
                              <w:divBdr>
                                <w:top w:val="single" w:sz="6" w:space="8" w:color="EFE8E8"/>
                                <w:left w:val="single" w:sz="6" w:space="8" w:color="EFE8E8"/>
                                <w:bottom w:val="single" w:sz="6" w:space="8" w:color="EFE8E8"/>
                                <w:right w:val="single" w:sz="6" w:space="8" w:color="EFE8E8"/>
                              </w:divBdr>
                            </w:div>
                            <w:div w:id="1860004274">
                              <w:marLeft w:val="75"/>
                              <w:marRight w:val="75"/>
                              <w:marTop w:val="75"/>
                              <w:marBottom w:val="75"/>
                              <w:divBdr>
                                <w:top w:val="single" w:sz="6" w:space="8" w:color="EFE8E8"/>
                                <w:left w:val="single" w:sz="6" w:space="8" w:color="EFE8E8"/>
                                <w:bottom w:val="single" w:sz="6" w:space="8" w:color="EFE8E8"/>
                                <w:right w:val="single" w:sz="6" w:space="8" w:color="EFE8E8"/>
                              </w:divBdr>
                            </w:div>
                            <w:div w:id="865214900">
                              <w:marLeft w:val="75"/>
                              <w:marRight w:val="75"/>
                              <w:marTop w:val="75"/>
                              <w:marBottom w:val="75"/>
                              <w:divBdr>
                                <w:top w:val="single" w:sz="6" w:space="8" w:color="EFE8E8"/>
                                <w:left w:val="single" w:sz="6" w:space="8" w:color="EFE8E8"/>
                                <w:bottom w:val="single" w:sz="6" w:space="8" w:color="EFE8E8"/>
                                <w:right w:val="single" w:sz="6" w:space="8" w:color="EFE8E8"/>
                              </w:divBdr>
                            </w:div>
                            <w:div w:id="615215777">
                              <w:marLeft w:val="75"/>
                              <w:marRight w:val="75"/>
                              <w:marTop w:val="75"/>
                              <w:marBottom w:val="75"/>
                              <w:divBdr>
                                <w:top w:val="single" w:sz="6" w:space="8" w:color="EFE8E8"/>
                                <w:left w:val="single" w:sz="6" w:space="8" w:color="EFE8E8"/>
                                <w:bottom w:val="single" w:sz="6" w:space="8" w:color="EFE8E8"/>
                                <w:right w:val="single" w:sz="6" w:space="8" w:color="EFE8E8"/>
                              </w:divBdr>
                            </w:div>
                            <w:div w:id="109712541">
                              <w:marLeft w:val="75"/>
                              <w:marRight w:val="75"/>
                              <w:marTop w:val="75"/>
                              <w:marBottom w:val="75"/>
                              <w:divBdr>
                                <w:top w:val="single" w:sz="6" w:space="8" w:color="EFE8E8"/>
                                <w:left w:val="single" w:sz="6" w:space="8" w:color="EFE8E8"/>
                                <w:bottom w:val="single" w:sz="6" w:space="8" w:color="EFE8E8"/>
                                <w:right w:val="single" w:sz="6" w:space="8" w:color="EFE8E8"/>
                              </w:divBdr>
                            </w:div>
                            <w:div w:id="683240657">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114013170">
                          <w:marLeft w:val="0"/>
                          <w:marRight w:val="0"/>
                          <w:marTop w:val="0"/>
                          <w:marBottom w:val="0"/>
                          <w:divBdr>
                            <w:top w:val="none" w:sz="0" w:space="0" w:color="auto"/>
                            <w:left w:val="none" w:sz="0" w:space="0" w:color="auto"/>
                            <w:bottom w:val="none" w:sz="0" w:space="0" w:color="auto"/>
                            <w:right w:val="none" w:sz="0" w:space="0" w:color="auto"/>
                          </w:divBdr>
                          <w:divsChild>
                            <w:div w:id="1292052997">
                              <w:marLeft w:val="75"/>
                              <w:marRight w:val="75"/>
                              <w:marTop w:val="75"/>
                              <w:marBottom w:val="75"/>
                              <w:divBdr>
                                <w:top w:val="single" w:sz="6" w:space="8" w:color="EFE8E8"/>
                                <w:left w:val="single" w:sz="6" w:space="8" w:color="EFE8E8"/>
                                <w:bottom w:val="single" w:sz="6" w:space="8" w:color="EFE8E8"/>
                                <w:right w:val="single" w:sz="6" w:space="8" w:color="EFE8E8"/>
                              </w:divBdr>
                            </w:div>
                            <w:div w:id="1633242242">
                              <w:marLeft w:val="75"/>
                              <w:marRight w:val="75"/>
                              <w:marTop w:val="75"/>
                              <w:marBottom w:val="75"/>
                              <w:divBdr>
                                <w:top w:val="single" w:sz="6" w:space="8" w:color="EFE8E8"/>
                                <w:left w:val="single" w:sz="6" w:space="8" w:color="EFE8E8"/>
                                <w:bottom w:val="single" w:sz="6" w:space="8" w:color="EFE8E8"/>
                                <w:right w:val="single" w:sz="6" w:space="8" w:color="EFE8E8"/>
                              </w:divBdr>
                            </w:div>
                            <w:div w:id="1919628749">
                              <w:marLeft w:val="75"/>
                              <w:marRight w:val="75"/>
                              <w:marTop w:val="75"/>
                              <w:marBottom w:val="75"/>
                              <w:divBdr>
                                <w:top w:val="single" w:sz="6" w:space="8" w:color="EFE8E8"/>
                                <w:left w:val="single" w:sz="6" w:space="8" w:color="EFE8E8"/>
                                <w:bottom w:val="single" w:sz="6" w:space="8" w:color="EFE8E8"/>
                                <w:right w:val="single" w:sz="6" w:space="8" w:color="EFE8E8"/>
                              </w:divBdr>
                            </w:div>
                            <w:div w:id="1123309070">
                              <w:marLeft w:val="75"/>
                              <w:marRight w:val="75"/>
                              <w:marTop w:val="75"/>
                              <w:marBottom w:val="75"/>
                              <w:divBdr>
                                <w:top w:val="single" w:sz="6" w:space="8" w:color="EFE8E8"/>
                                <w:left w:val="single" w:sz="6" w:space="8" w:color="EFE8E8"/>
                                <w:bottom w:val="single" w:sz="6" w:space="8" w:color="EFE8E8"/>
                                <w:right w:val="single" w:sz="6" w:space="8" w:color="EFE8E8"/>
                              </w:divBdr>
                            </w:div>
                            <w:div w:id="126618649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70692067">
                          <w:marLeft w:val="0"/>
                          <w:marRight w:val="0"/>
                          <w:marTop w:val="0"/>
                          <w:marBottom w:val="0"/>
                          <w:divBdr>
                            <w:top w:val="none" w:sz="0" w:space="0" w:color="auto"/>
                            <w:left w:val="none" w:sz="0" w:space="0" w:color="auto"/>
                            <w:bottom w:val="none" w:sz="0" w:space="0" w:color="auto"/>
                            <w:right w:val="none" w:sz="0" w:space="0" w:color="auto"/>
                          </w:divBdr>
                          <w:divsChild>
                            <w:div w:id="1642266653">
                              <w:marLeft w:val="75"/>
                              <w:marRight w:val="75"/>
                              <w:marTop w:val="75"/>
                              <w:marBottom w:val="75"/>
                              <w:divBdr>
                                <w:top w:val="single" w:sz="6" w:space="8" w:color="EFE8E8"/>
                                <w:left w:val="single" w:sz="6" w:space="8" w:color="EFE8E8"/>
                                <w:bottom w:val="single" w:sz="6" w:space="8" w:color="EFE8E8"/>
                                <w:right w:val="single" w:sz="6" w:space="8" w:color="EFE8E8"/>
                              </w:divBdr>
                            </w:div>
                            <w:div w:id="1201472548">
                              <w:marLeft w:val="75"/>
                              <w:marRight w:val="75"/>
                              <w:marTop w:val="75"/>
                              <w:marBottom w:val="75"/>
                              <w:divBdr>
                                <w:top w:val="single" w:sz="6" w:space="8" w:color="EFE8E8"/>
                                <w:left w:val="single" w:sz="6" w:space="8" w:color="EFE8E8"/>
                                <w:bottom w:val="single" w:sz="6" w:space="8" w:color="EFE8E8"/>
                                <w:right w:val="single" w:sz="6" w:space="8" w:color="EFE8E8"/>
                              </w:divBdr>
                            </w:div>
                            <w:div w:id="2077773301">
                              <w:marLeft w:val="75"/>
                              <w:marRight w:val="75"/>
                              <w:marTop w:val="75"/>
                              <w:marBottom w:val="75"/>
                              <w:divBdr>
                                <w:top w:val="single" w:sz="6" w:space="8" w:color="EFE8E8"/>
                                <w:left w:val="single" w:sz="6" w:space="8" w:color="EFE8E8"/>
                                <w:bottom w:val="single" w:sz="6" w:space="8" w:color="EFE8E8"/>
                                <w:right w:val="single" w:sz="6" w:space="8" w:color="EFE8E8"/>
                              </w:divBdr>
                            </w:div>
                            <w:div w:id="1713728897">
                              <w:marLeft w:val="75"/>
                              <w:marRight w:val="75"/>
                              <w:marTop w:val="75"/>
                              <w:marBottom w:val="75"/>
                              <w:divBdr>
                                <w:top w:val="single" w:sz="6" w:space="8" w:color="EFE8E8"/>
                                <w:left w:val="single" w:sz="6" w:space="8" w:color="EFE8E8"/>
                                <w:bottom w:val="single" w:sz="6" w:space="8" w:color="EFE8E8"/>
                                <w:right w:val="single" w:sz="6" w:space="8" w:color="EFE8E8"/>
                              </w:divBdr>
                            </w:div>
                            <w:div w:id="633098069">
                              <w:marLeft w:val="75"/>
                              <w:marRight w:val="75"/>
                              <w:marTop w:val="75"/>
                              <w:marBottom w:val="75"/>
                              <w:divBdr>
                                <w:top w:val="single" w:sz="6" w:space="8" w:color="EFE8E8"/>
                                <w:left w:val="single" w:sz="6" w:space="8" w:color="EFE8E8"/>
                                <w:bottom w:val="single" w:sz="6" w:space="8" w:color="EFE8E8"/>
                                <w:right w:val="single" w:sz="6" w:space="8" w:color="EFE8E8"/>
                              </w:divBdr>
                            </w:div>
                            <w:div w:id="995572963">
                              <w:marLeft w:val="75"/>
                              <w:marRight w:val="75"/>
                              <w:marTop w:val="75"/>
                              <w:marBottom w:val="75"/>
                              <w:divBdr>
                                <w:top w:val="single" w:sz="6" w:space="8" w:color="EFE8E8"/>
                                <w:left w:val="single" w:sz="6" w:space="8" w:color="EFE8E8"/>
                                <w:bottom w:val="single" w:sz="6" w:space="8" w:color="EFE8E8"/>
                                <w:right w:val="single" w:sz="6" w:space="8" w:color="EFE8E8"/>
                              </w:divBdr>
                            </w:div>
                            <w:div w:id="1830440969">
                              <w:marLeft w:val="75"/>
                              <w:marRight w:val="75"/>
                              <w:marTop w:val="75"/>
                              <w:marBottom w:val="75"/>
                              <w:divBdr>
                                <w:top w:val="single" w:sz="6" w:space="8" w:color="EFE8E8"/>
                                <w:left w:val="single" w:sz="6" w:space="8" w:color="EFE8E8"/>
                                <w:bottom w:val="single" w:sz="6" w:space="8" w:color="EFE8E8"/>
                                <w:right w:val="single" w:sz="6" w:space="8" w:color="EFE8E8"/>
                              </w:divBdr>
                            </w:div>
                            <w:div w:id="1046024403">
                              <w:marLeft w:val="75"/>
                              <w:marRight w:val="75"/>
                              <w:marTop w:val="75"/>
                              <w:marBottom w:val="75"/>
                              <w:divBdr>
                                <w:top w:val="single" w:sz="6" w:space="8" w:color="EFE8E8"/>
                                <w:left w:val="single" w:sz="6" w:space="8" w:color="EFE8E8"/>
                                <w:bottom w:val="single" w:sz="6" w:space="8" w:color="EFE8E8"/>
                                <w:right w:val="single" w:sz="6" w:space="8" w:color="EFE8E8"/>
                              </w:divBdr>
                            </w:div>
                            <w:div w:id="1816676634">
                              <w:marLeft w:val="75"/>
                              <w:marRight w:val="75"/>
                              <w:marTop w:val="75"/>
                              <w:marBottom w:val="75"/>
                              <w:divBdr>
                                <w:top w:val="single" w:sz="6" w:space="8" w:color="EFE8E8"/>
                                <w:left w:val="single" w:sz="6" w:space="8" w:color="EFE8E8"/>
                                <w:bottom w:val="single" w:sz="6" w:space="8" w:color="EFE8E8"/>
                                <w:right w:val="single" w:sz="6" w:space="8" w:color="EFE8E8"/>
                              </w:divBdr>
                            </w:div>
                            <w:div w:id="18244855">
                              <w:marLeft w:val="75"/>
                              <w:marRight w:val="75"/>
                              <w:marTop w:val="75"/>
                              <w:marBottom w:val="75"/>
                              <w:divBdr>
                                <w:top w:val="single" w:sz="6" w:space="8" w:color="EFE8E8"/>
                                <w:left w:val="single" w:sz="6" w:space="8" w:color="EFE8E8"/>
                                <w:bottom w:val="single" w:sz="6" w:space="8" w:color="EFE8E8"/>
                                <w:right w:val="single" w:sz="6" w:space="8" w:color="EFE8E8"/>
                              </w:divBdr>
                            </w:div>
                            <w:div w:id="1674411892">
                              <w:marLeft w:val="75"/>
                              <w:marRight w:val="75"/>
                              <w:marTop w:val="75"/>
                              <w:marBottom w:val="75"/>
                              <w:divBdr>
                                <w:top w:val="single" w:sz="6" w:space="8" w:color="EFE8E8"/>
                                <w:left w:val="single" w:sz="6" w:space="8" w:color="EFE8E8"/>
                                <w:bottom w:val="single" w:sz="6" w:space="8" w:color="EFE8E8"/>
                                <w:right w:val="single" w:sz="6" w:space="8" w:color="EFE8E8"/>
                              </w:divBdr>
                            </w:div>
                            <w:div w:id="200064540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37499464">
                          <w:marLeft w:val="0"/>
                          <w:marRight w:val="0"/>
                          <w:marTop w:val="0"/>
                          <w:marBottom w:val="0"/>
                          <w:divBdr>
                            <w:top w:val="none" w:sz="0" w:space="0" w:color="auto"/>
                            <w:left w:val="none" w:sz="0" w:space="0" w:color="auto"/>
                            <w:bottom w:val="none" w:sz="0" w:space="0" w:color="auto"/>
                            <w:right w:val="none" w:sz="0" w:space="0" w:color="auto"/>
                          </w:divBdr>
                          <w:divsChild>
                            <w:div w:id="323316400">
                              <w:marLeft w:val="75"/>
                              <w:marRight w:val="75"/>
                              <w:marTop w:val="75"/>
                              <w:marBottom w:val="75"/>
                              <w:divBdr>
                                <w:top w:val="single" w:sz="6" w:space="8" w:color="EFE8E8"/>
                                <w:left w:val="single" w:sz="6" w:space="8" w:color="EFE8E8"/>
                                <w:bottom w:val="single" w:sz="6" w:space="8" w:color="EFE8E8"/>
                                <w:right w:val="single" w:sz="6" w:space="8" w:color="EFE8E8"/>
                              </w:divBdr>
                            </w:div>
                            <w:div w:id="2095662276">
                              <w:marLeft w:val="75"/>
                              <w:marRight w:val="75"/>
                              <w:marTop w:val="75"/>
                              <w:marBottom w:val="75"/>
                              <w:divBdr>
                                <w:top w:val="single" w:sz="6" w:space="8" w:color="EFE8E8"/>
                                <w:left w:val="single" w:sz="6" w:space="8" w:color="EFE8E8"/>
                                <w:bottom w:val="single" w:sz="6" w:space="8" w:color="EFE8E8"/>
                                <w:right w:val="single" w:sz="6" w:space="8" w:color="EFE8E8"/>
                              </w:divBdr>
                            </w:div>
                            <w:div w:id="1825663048">
                              <w:marLeft w:val="75"/>
                              <w:marRight w:val="75"/>
                              <w:marTop w:val="75"/>
                              <w:marBottom w:val="75"/>
                              <w:divBdr>
                                <w:top w:val="single" w:sz="6" w:space="8" w:color="EFE8E8"/>
                                <w:left w:val="single" w:sz="6" w:space="8" w:color="EFE8E8"/>
                                <w:bottom w:val="single" w:sz="6" w:space="8" w:color="EFE8E8"/>
                                <w:right w:val="single" w:sz="6" w:space="8" w:color="EFE8E8"/>
                              </w:divBdr>
                            </w:div>
                            <w:div w:id="2103797124">
                              <w:marLeft w:val="75"/>
                              <w:marRight w:val="75"/>
                              <w:marTop w:val="75"/>
                              <w:marBottom w:val="75"/>
                              <w:divBdr>
                                <w:top w:val="single" w:sz="6" w:space="8" w:color="EFE8E8"/>
                                <w:left w:val="single" w:sz="6" w:space="8" w:color="EFE8E8"/>
                                <w:bottom w:val="single" w:sz="6" w:space="8" w:color="EFE8E8"/>
                                <w:right w:val="single" w:sz="6" w:space="8" w:color="EFE8E8"/>
                              </w:divBdr>
                            </w:div>
                            <w:div w:id="1213885209">
                              <w:marLeft w:val="75"/>
                              <w:marRight w:val="75"/>
                              <w:marTop w:val="75"/>
                              <w:marBottom w:val="75"/>
                              <w:divBdr>
                                <w:top w:val="single" w:sz="6" w:space="8" w:color="EFE8E8"/>
                                <w:left w:val="single" w:sz="6" w:space="8" w:color="EFE8E8"/>
                                <w:bottom w:val="single" w:sz="6" w:space="8" w:color="EFE8E8"/>
                                <w:right w:val="single" w:sz="6" w:space="8" w:color="EFE8E8"/>
                              </w:divBdr>
                            </w:div>
                            <w:div w:id="811412802">
                              <w:marLeft w:val="75"/>
                              <w:marRight w:val="75"/>
                              <w:marTop w:val="75"/>
                              <w:marBottom w:val="75"/>
                              <w:divBdr>
                                <w:top w:val="single" w:sz="6" w:space="8" w:color="EFE8E8"/>
                                <w:left w:val="single" w:sz="6" w:space="8" w:color="EFE8E8"/>
                                <w:bottom w:val="single" w:sz="6" w:space="8" w:color="EFE8E8"/>
                                <w:right w:val="single" w:sz="6" w:space="8" w:color="EFE8E8"/>
                              </w:divBdr>
                            </w:div>
                            <w:div w:id="2116635032">
                              <w:marLeft w:val="75"/>
                              <w:marRight w:val="75"/>
                              <w:marTop w:val="75"/>
                              <w:marBottom w:val="75"/>
                              <w:divBdr>
                                <w:top w:val="single" w:sz="6" w:space="8" w:color="EFE8E8"/>
                                <w:left w:val="single" w:sz="6" w:space="8" w:color="EFE8E8"/>
                                <w:bottom w:val="single" w:sz="6" w:space="8" w:color="EFE8E8"/>
                                <w:right w:val="single" w:sz="6" w:space="8" w:color="EFE8E8"/>
                              </w:divBdr>
                            </w:div>
                            <w:div w:id="342250313">
                              <w:marLeft w:val="75"/>
                              <w:marRight w:val="75"/>
                              <w:marTop w:val="75"/>
                              <w:marBottom w:val="75"/>
                              <w:divBdr>
                                <w:top w:val="single" w:sz="6" w:space="8" w:color="EFE8E8"/>
                                <w:left w:val="single" w:sz="6" w:space="8" w:color="EFE8E8"/>
                                <w:bottom w:val="single" w:sz="6" w:space="8" w:color="EFE8E8"/>
                                <w:right w:val="single" w:sz="6" w:space="8" w:color="EFE8E8"/>
                              </w:divBdr>
                            </w:div>
                            <w:div w:id="589436659">
                              <w:marLeft w:val="75"/>
                              <w:marRight w:val="75"/>
                              <w:marTop w:val="75"/>
                              <w:marBottom w:val="75"/>
                              <w:divBdr>
                                <w:top w:val="single" w:sz="6" w:space="8" w:color="EFE8E8"/>
                                <w:left w:val="single" w:sz="6" w:space="8" w:color="EFE8E8"/>
                                <w:bottom w:val="single" w:sz="6" w:space="8" w:color="EFE8E8"/>
                                <w:right w:val="single" w:sz="6" w:space="8" w:color="EFE8E8"/>
                              </w:divBdr>
                            </w:div>
                            <w:div w:id="800340985">
                              <w:marLeft w:val="75"/>
                              <w:marRight w:val="75"/>
                              <w:marTop w:val="75"/>
                              <w:marBottom w:val="75"/>
                              <w:divBdr>
                                <w:top w:val="single" w:sz="6" w:space="8" w:color="EFE8E8"/>
                                <w:left w:val="single" w:sz="6" w:space="8" w:color="EFE8E8"/>
                                <w:bottom w:val="single" w:sz="6" w:space="8" w:color="EFE8E8"/>
                                <w:right w:val="single" w:sz="6" w:space="8" w:color="EFE8E8"/>
                              </w:divBdr>
                            </w:div>
                            <w:div w:id="1031538357">
                              <w:marLeft w:val="75"/>
                              <w:marRight w:val="75"/>
                              <w:marTop w:val="75"/>
                              <w:marBottom w:val="75"/>
                              <w:divBdr>
                                <w:top w:val="single" w:sz="6" w:space="8" w:color="EFE8E8"/>
                                <w:left w:val="single" w:sz="6" w:space="8" w:color="EFE8E8"/>
                                <w:bottom w:val="single" w:sz="6" w:space="8" w:color="EFE8E8"/>
                                <w:right w:val="single" w:sz="6" w:space="8" w:color="EFE8E8"/>
                              </w:divBdr>
                            </w:div>
                            <w:div w:id="1788507758">
                              <w:marLeft w:val="75"/>
                              <w:marRight w:val="75"/>
                              <w:marTop w:val="75"/>
                              <w:marBottom w:val="75"/>
                              <w:divBdr>
                                <w:top w:val="single" w:sz="6" w:space="8" w:color="EFE8E8"/>
                                <w:left w:val="single" w:sz="6" w:space="8" w:color="EFE8E8"/>
                                <w:bottom w:val="single" w:sz="6" w:space="8" w:color="EFE8E8"/>
                                <w:right w:val="single" w:sz="6" w:space="8" w:color="EFE8E8"/>
                              </w:divBdr>
                            </w:div>
                            <w:div w:id="687221875">
                              <w:marLeft w:val="75"/>
                              <w:marRight w:val="75"/>
                              <w:marTop w:val="75"/>
                              <w:marBottom w:val="75"/>
                              <w:divBdr>
                                <w:top w:val="single" w:sz="6" w:space="8" w:color="EFE8E8"/>
                                <w:left w:val="single" w:sz="6" w:space="8" w:color="EFE8E8"/>
                                <w:bottom w:val="single" w:sz="6" w:space="8" w:color="EFE8E8"/>
                                <w:right w:val="single" w:sz="6" w:space="8" w:color="EFE8E8"/>
                              </w:divBdr>
                            </w:div>
                            <w:div w:id="1066805992">
                              <w:marLeft w:val="75"/>
                              <w:marRight w:val="75"/>
                              <w:marTop w:val="75"/>
                              <w:marBottom w:val="75"/>
                              <w:divBdr>
                                <w:top w:val="single" w:sz="6" w:space="8" w:color="EFE8E8"/>
                                <w:left w:val="single" w:sz="6" w:space="8" w:color="EFE8E8"/>
                                <w:bottom w:val="single" w:sz="6" w:space="8" w:color="EFE8E8"/>
                                <w:right w:val="single" w:sz="6" w:space="8" w:color="EFE8E8"/>
                              </w:divBdr>
                            </w:div>
                            <w:div w:id="939416713">
                              <w:marLeft w:val="75"/>
                              <w:marRight w:val="75"/>
                              <w:marTop w:val="75"/>
                              <w:marBottom w:val="75"/>
                              <w:divBdr>
                                <w:top w:val="single" w:sz="6" w:space="8" w:color="EFE8E8"/>
                                <w:left w:val="single" w:sz="6" w:space="8" w:color="EFE8E8"/>
                                <w:bottom w:val="single" w:sz="6" w:space="8" w:color="EFE8E8"/>
                                <w:right w:val="single" w:sz="6" w:space="8" w:color="EFE8E8"/>
                              </w:divBdr>
                            </w:div>
                            <w:div w:id="1658068160">
                              <w:marLeft w:val="75"/>
                              <w:marRight w:val="75"/>
                              <w:marTop w:val="75"/>
                              <w:marBottom w:val="75"/>
                              <w:divBdr>
                                <w:top w:val="single" w:sz="6" w:space="8" w:color="EFE8E8"/>
                                <w:left w:val="single" w:sz="6" w:space="8" w:color="EFE8E8"/>
                                <w:bottom w:val="single" w:sz="6" w:space="8" w:color="EFE8E8"/>
                                <w:right w:val="single" w:sz="6" w:space="8" w:color="EFE8E8"/>
                              </w:divBdr>
                            </w:div>
                            <w:div w:id="1535728795">
                              <w:marLeft w:val="75"/>
                              <w:marRight w:val="75"/>
                              <w:marTop w:val="75"/>
                              <w:marBottom w:val="75"/>
                              <w:divBdr>
                                <w:top w:val="single" w:sz="6" w:space="8" w:color="EFE8E8"/>
                                <w:left w:val="single" w:sz="6" w:space="8" w:color="EFE8E8"/>
                                <w:bottom w:val="single" w:sz="6" w:space="8" w:color="EFE8E8"/>
                                <w:right w:val="single" w:sz="6" w:space="8" w:color="EFE8E8"/>
                              </w:divBdr>
                            </w:div>
                            <w:div w:id="1299460290">
                              <w:marLeft w:val="75"/>
                              <w:marRight w:val="75"/>
                              <w:marTop w:val="75"/>
                              <w:marBottom w:val="75"/>
                              <w:divBdr>
                                <w:top w:val="single" w:sz="6" w:space="8" w:color="EFE8E8"/>
                                <w:left w:val="single" w:sz="6" w:space="8" w:color="EFE8E8"/>
                                <w:bottom w:val="single" w:sz="6" w:space="8" w:color="EFE8E8"/>
                                <w:right w:val="single" w:sz="6" w:space="8" w:color="EFE8E8"/>
                              </w:divBdr>
                            </w:div>
                            <w:div w:id="1363936849">
                              <w:marLeft w:val="75"/>
                              <w:marRight w:val="75"/>
                              <w:marTop w:val="75"/>
                              <w:marBottom w:val="75"/>
                              <w:divBdr>
                                <w:top w:val="single" w:sz="6" w:space="8" w:color="EFE8E8"/>
                                <w:left w:val="single" w:sz="6" w:space="8" w:color="EFE8E8"/>
                                <w:bottom w:val="single" w:sz="6" w:space="8" w:color="EFE8E8"/>
                                <w:right w:val="single" w:sz="6" w:space="8" w:color="EFE8E8"/>
                              </w:divBdr>
                            </w:div>
                            <w:div w:id="1066101025">
                              <w:marLeft w:val="75"/>
                              <w:marRight w:val="75"/>
                              <w:marTop w:val="75"/>
                              <w:marBottom w:val="75"/>
                              <w:divBdr>
                                <w:top w:val="single" w:sz="6" w:space="8" w:color="EFE8E8"/>
                                <w:left w:val="single" w:sz="6" w:space="8" w:color="EFE8E8"/>
                                <w:bottom w:val="single" w:sz="6" w:space="8" w:color="EFE8E8"/>
                                <w:right w:val="single" w:sz="6" w:space="8" w:color="EFE8E8"/>
                              </w:divBdr>
                            </w:div>
                            <w:div w:id="338889693">
                              <w:marLeft w:val="75"/>
                              <w:marRight w:val="75"/>
                              <w:marTop w:val="75"/>
                              <w:marBottom w:val="75"/>
                              <w:divBdr>
                                <w:top w:val="single" w:sz="6" w:space="8" w:color="EFE8E8"/>
                                <w:left w:val="single" w:sz="6" w:space="8" w:color="EFE8E8"/>
                                <w:bottom w:val="single" w:sz="6" w:space="8" w:color="EFE8E8"/>
                                <w:right w:val="single" w:sz="6" w:space="8" w:color="EFE8E8"/>
                              </w:divBdr>
                            </w:div>
                            <w:div w:id="957446423">
                              <w:marLeft w:val="75"/>
                              <w:marRight w:val="75"/>
                              <w:marTop w:val="75"/>
                              <w:marBottom w:val="75"/>
                              <w:divBdr>
                                <w:top w:val="single" w:sz="6" w:space="8" w:color="EFE8E8"/>
                                <w:left w:val="single" w:sz="6" w:space="8" w:color="EFE8E8"/>
                                <w:bottom w:val="single" w:sz="6" w:space="8" w:color="EFE8E8"/>
                                <w:right w:val="single" w:sz="6" w:space="8" w:color="EFE8E8"/>
                              </w:divBdr>
                            </w:div>
                            <w:div w:id="62635267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1326319926">
                  <w:marLeft w:val="60"/>
                  <w:marRight w:val="0"/>
                  <w:marTop w:val="150"/>
                  <w:marBottom w:val="0"/>
                  <w:divBdr>
                    <w:top w:val="none" w:sz="0" w:space="0" w:color="auto"/>
                    <w:left w:val="none" w:sz="0" w:space="0" w:color="auto"/>
                    <w:bottom w:val="none" w:sz="0" w:space="0" w:color="auto"/>
                    <w:right w:val="none" w:sz="0" w:space="0" w:color="auto"/>
                  </w:divBdr>
                </w:div>
                <w:div w:id="660934916">
                  <w:marLeft w:val="0"/>
                  <w:marRight w:val="0"/>
                  <w:marTop w:val="0"/>
                  <w:marBottom w:val="0"/>
                  <w:divBdr>
                    <w:top w:val="none" w:sz="0" w:space="0" w:color="auto"/>
                    <w:left w:val="none" w:sz="0" w:space="0" w:color="auto"/>
                    <w:bottom w:val="none" w:sz="0" w:space="0" w:color="auto"/>
                    <w:right w:val="none" w:sz="0" w:space="0" w:color="auto"/>
                  </w:divBdr>
                  <w:divsChild>
                    <w:div w:id="1214468126">
                      <w:marLeft w:val="0"/>
                      <w:marRight w:val="0"/>
                      <w:marTop w:val="150"/>
                      <w:marBottom w:val="0"/>
                      <w:divBdr>
                        <w:top w:val="none" w:sz="0" w:space="0" w:color="auto"/>
                        <w:left w:val="none" w:sz="0" w:space="0" w:color="auto"/>
                        <w:bottom w:val="none" w:sz="0" w:space="0" w:color="auto"/>
                        <w:right w:val="none" w:sz="0" w:space="0" w:color="auto"/>
                      </w:divBdr>
                    </w:div>
                    <w:div w:id="835074607">
                      <w:marLeft w:val="0"/>
                      <w:marRight w:val="0"/>
                      <w:marTop w:val="0"/>
                      <w:marBottom w:val="0"/>
                      <w:divBdr>
                        <w:top w:val="none" w:sz="0" w:space="0" w:color="auto"/>
                        <w:left w:val="none" w:sz="0" w:space="0" w:color="auto"/>
                        <w:bottom w:val="none" w:sz="0" w:space="0" w:color="auto"/>
                        <w:right w:val="none" w:sz="0" w:space="0" w:color="auto"/>
                      </w:divBdr>
                    </w:div>
                    <w:div w:id="604073648">
                      <w:marLeft w:val="0"/>
                      <w:marRight w:val="0"/>
                      <w:marTop w:val="75"/>
                      <w:marBottom w:val="0"/>
                      <w:divBdr>
                        <w:top w:val="none" w:sz="0" w:space="0" w:color="auto"/>
                        <w:left w:val="none" w:sz="0" w:space="0" w:color="auto"/>
                        <w:bottom w:val="none" w:sz="0" w:space="0" w:color="auto"/>
                        <w:right w:val="none" w:sz="0" w:space="0" w:color="auto"/>
                      </w:divBdr>
                    </w:div>
                    <w:div w:id="119883428">
                      <w:marLeft w:val="0"/>
                      <w:marRight w:val="0"/>
                      <w:marTop w:val="0"/>
                      <w:marBottom w:val="0"/>
                      <w:divBdr>
                        <w:top w:val="none" w:sz="0" w:space="0" w:color="auto"/>
                        <w:left w:val="none" w:sz="0" w:space="0" w:color="auto"/>
                        <w:bottom w:val="none" w:sz="0" w:space="0" w:color="auto"/>
                        <w:right w:val="none" w:sz="0" w:space="0" w:color="auto"/>
                      </w:divBdr>
                    </w:div>
                    <w:div w:id="522939112">
                      <w:marLeft w:val="0"/>
                      <w:marRight w:val="0"/>
                      <w:marTop w:val="0"/>
                      <w:marBottom w:val="0"/>
                      <w:divBdr>
                        <w:top w:val="none" w:sz="0" w:space="0" w:color="auto"/>
                        <w:left w:val="none" w:sz="0" w:space="0" w:color="auto"/>
                        <w:bottom w:val="none" w:sz="0" w:space="0" w:color="auto"/>
                        <w:right w:val="none" w:sz="0" w:space="0" w:color="auto"/>
                      </w:divBdr>
                    </w:div>
                    <w:div w:id="1546412150">
                      <w:marLeft w:val="0"/>
                      <w:marRight w:val="0"/>
                      <w:marTop w:val="0"/>
                      <w:marBottom w:val="0"/>
                      <w:divBdr>
                        <w:top w:val="none" w:sz="0" w:space="0" w:color="auto"/>
                        <w:left w:val="none" w:sz="0" w:space="0" w:color="auto"/>
                        <w:bottom w:val="none" w:sz="0" w:space="0" w:color="auto"/>
                        <w:right w:val="none" w:sz="0" w:space="0" w:color="auto"/>
                      </w:divBdr>
                    </w:div>
                    <w:div w:id="59683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675204">
      <w:bodyDiv w:val="1"/>
      <w:marLeft w:val="0"/>
      <w:marRight w:val="0"/>
      <w:marTop w:val="0"/>
      <w:marBottom w:val="0"/>
      <w:divBdr>
        <w:top w:val="none" w:sz="0" w:space="0" w:color="auto"/>
        <w:left w:val="none" w:sz="0" w:space="0" w:color="auto"/>
        <w:bottom w:val="none" w:sz="0" w:space="0" w:color="auto"/>
        <w:right w:val="none" w:sz="0" w:space="0" w:color="auto"/>
      </w:divBdr>
      <w:divsChild>
        <w:div w:id="1455758302">
          <w:marLeft w:val="0"/>
          <w:marRight w:val="0"/>
          <w:marTop w:val="0"/>
          <w:marBottom w:val="0"/>
          <w:divBdr>
            <w:top w:val="none" w:sz="0" w:space="0" w:color="auto"/>
            <w:left w:val="none" w:sz="0" w:space="0" w:color="auto"/>
            <w:bottom w:val="none" w:sz="0" w:space="0" w:color="auto"/>
            <w:right w:val="none" w:sz="0" w:space="0" w:color="auto"/>
          </w:divBdr>
        </w:div>
      </w:divsChild>
    </w:div>
    <w:div w:id="780144601">
      <w:bodyDiv w:val="1"/>
      <w:marLeft w:val="0"/>
      <w:marRight w:val="0"/>
      <w:marTop w:val="0"/>
      <w:marBottom w:val="0"/>
      <w:divBdr>
        <w:top w:val="none" w:sz="0" w:space="0" w:color="auto"/>
        <w:left w:val="none" w:sz="0" w:space="0" w:color="auto"/>
        <w:bottom w:val="none" w:sz="0" w:space="0" w:color="auto"/>
        <w:right w:val="none" w:sz="0" w:space="0" w:color="auto"/>
      </w:divBdr>
    </w:div>
    <w:div w:id="801312565">
      <w:bodyDiv w:val="1"/>
      <w:marLeft w:val="0"/>
      <w:marRight w:val="0"/>
      <w:marTop w:val="0"/>
      <w:marBottom w:val="0"/>
      <w:divBdr>
        <w:top w:val="none" w:sz="0" w:space="0" w:color="auto"/>
        <w:left w:val="none" w:sz="0" w:space="0" w:color="auto"/>
        <w:bottom w:val="none" w:sz="0" w:space="0" w:color="auto"/>
        <w:right w:val="none" w:sz="0" w:space="0" w:color="auto"/>
      </w:divBdr>
      <w:divsChild>
        <w:div w:id="1603610805">
          <w:marLeft w:val="0"/>
          <w:marRight w:val="0"/>
          <w:marTop w:val="0"/>
          <w:marBottom w:val="0"/>
          <w:divBdr>
            <w:top w:val="none" w:sz="0" w:space="0" w:color="auto"/>
            <w:left w:val="none" w:sz="0" w:space="0" w:color="auto"/>
            <w:bottom w:val="none" w:sz="0" w:space="0" w:color="auto"/>
            <w:right w:val="none" w:sz="0" w:space="0" w:color="auto"/>
          </w:divBdr>
        </w:div>
      </w:divsChild>
    </w:div>
    <w:div w:id="808278104">
      <w:bodyDiv w:val="1"/>
      <w:marLeft w:val="0"/>
      <w:marRight w:val="0"/>
      <w:marTop w:val="0"/>
      <w:marBottom w:val="0"/>
      <w:divBdr>
        <w:top w:val="none" w:sz="0" w:space="0" w:color="auto"/>
        <w:left w:val="none" w:sz="0" w:space="0" w:color="auto"/>
        <w:bottom w:val="none" w:sz="0" w:space="0" w:color="auto"/>
        <w:right w:val="none" w:sz="0" w:space="0" w:color="auto"/>
      </w:divBdr>
      <w:divsChild>
        <w:div w:id="471412013">
          <w:marLeft w:val="0"/>
          <w:marRight w:val="0"/>
          <w:marTop w:val="0"/>
          <w:marBottom w:val="0"/>
          <w:divBdr>
            <w:top w:val="none" w:sz="0" w:space="0" w:color="auto"/>
            <w:left w:val="none" w:sz="0" w:space="0" w:color="auto"/>
            <w:bottom w:val="none" w:sz="0" w:space="0" w:color="auto"/>
            <w:right w:val="none" w:sz="0" w:space="0" w:color="auto"/>
          </w:divBdr>
        </w:div>
      </w:divsChild>
    </w:div>
    <w:div w:id="814952950">
      <w:bodyDiv w:val="1"/>
      <w:marLeft w:val="0"/>
      <w:marRight w:val="0"/>
      <w:marTop w:val="0"/>
      <w:marBottom w:val="0"/>
      <w:divBdr>
        <w:top w:val="none" w:sz="0" w:space="0" w:color="auto"/>
        <w:left w:val="none" w:sz="0" w:space="0" w:color="auto"/>
        <w:bottom w:val="none" w:sz="0" w:space="0" w:color="auto"/>
        <w:right w:val="none" w:sz="0" w:space="0" w:color="auto"/>
      </w:divBdr>
      <w:divsChild>
        <w:div w:id="847215062">
          <w:marLeft w:val="0"/>
          <w:marRight w:val="0"/>
          <w:marTop w:val="0"/>
          <w:marBottom w:val="0"/>
          <w:divBdr>
            <w:top w:val="none" w:sz="0" w:space="0" w:color="auto"/>
            <w:left w:val="none" w:sz="0" w:space="0" w:color="auto"/>
            <w:bottom w:val="none" w:sz="0" w:space="0" w:color="auto"/>
            <w:right w:val="none" w:sz="0" w:space="0" w:color="auto"/>
          </w:divBdr>
        </w:div>
      </w:divsChild>
    </w:div>
    <w:div w:id="815150698">
      <w:bodyDiv w:val="1"/>
      <w:marLeft w:val="0"/>
      <w:marRight w:val="0"/>
      <w:marTop w:val="0"/>
      <w:marBottom w:val="0"/>
      <w:divBdr>
        <w:top w:val="none" w:sz="0" w:space="0" w:color="auto"/>
        <w:left w:val="none" w:sz="0" w:space="0" w:color="auto"/>
        <w:bottom w:val="none" w:sz="0" w:space="0" w:color="auto"/>
        <w:right w:val="none" w:sz="0" w:space="0" w:color="auto"/>
      </w:divBdr>
    </w:div>
    <w:div w:id="852456980">
      <w:bodyDiv w:val="1"/>
      <w:marLeft w:val="0"/>
      <w:marRight w:val="0"/>
      <w:marTop w:val="0"/>
      <w:marBottom w:val="0"/>
      <w:divBdr>
        <w:top w:val="none" w:sz="0" w:space="0" w:color="auto"/>
        <w:left w:val="none" w:sz="0" w:space="0" w:color="auto"/>
        <w:bottom w:val="none" w:sz="0" w:space="0" w:color="auto"/>
        <w:right w:val="none" w:sz="0" w:space="0" w:color="auto"/>
      </w:divBdr>
      <w:divsChild>
        <w:div w:id="1202598857">
          <w:marLeft w:val="0"/>
          <w:marRight w:val="0"/>
          <w:marTop w:val="0"/>
          <w:marBottom w:val="0"/>
          <w:divBdr>
            <w:top w:val="none" w:sz="0" w:space="0" w:color="auto"/>
            <w:left w:val="none" w:sz="0" w:space="0" w:color="auto"/>
            <w:bottom w:val="none" w:sz="0" w:space="0" w:color="auto"/>
            <w:right w:val="none" w:sz="0" w:space="0" w:color="auto"/>
          </w:divBdr>
        </w:div>
      </w:divsChild>
    </w:div>
    <w:div w:id="855734417">
      <w:bodyDiv w:val="1"/>
      <w:marLeft w:val="0"/>
      <w:marRight w:val="0"/>
      <w:marTop w:val="0"/>
      <w:marBottom w:val="0"/>
      <w:divBdr>
        <w:top w:val="none" w:sz="0" w:space="0" w:color="auto"/>
        <w:left w:val="none" w:sz="0" w:space="0" w:color="auto"/>
        <w:bottom w:val="none" w:sz="0" w:space="0" w:color="auto"/>
        <w:right w:val="none" w:sz="0" w:space="0" w:color="auto"/>
      </w:divBdr>
      <w:divsChild>
        <w:div w:id="1533877431">
          <w:marLeft w:val="0"/>
          <w:marRight w:val="0"/>
          <w:marTop w:val="0"/>
          <w:marBottom w:val="0"/>
          <w:divBdr>
            <w:top w:val="none" w:sz="0" w:space="0" w:color="auto"/>
            <w:left w:val="none" w:sz="0" w:space="0" w:color="auto"/>
            <w:bottom w:val="none" w:sz="0" w:space="0" w:color="auto"/>
            <w:right w:val="none" w:sz="0" w:space="0" w:color="auto"/>
          </w:divBdr>
        </w:div>
      </w:divsChild>
    </w:div>
    <w:div w:id="863061363">
      <w:bodyDiv w:val="1"/>
      <w:marLeft w:val="0"/>
      <w:marRight w:val="0"/>
      <w:marTop w:val="0"/>
      <w:marBottom w:val="0"/>
      <w:divBdr>
        <w:top w:val="none" w:sz="0" w:space="0" w:color="auto"/>
        <w:left w:val="none" w:sz="0" w:space="0" w:color="auto"/>
        <w:bottom w:val="none" w:sz="0" w:space="0" w:color="auto"/>
        <w:right w:val="none" w:sz="0" w:space="0" w:color="auto"/>
      </w:divBdr>
      <w:divsChild>
        <w:div w:id="1069690394">
          <w:marLeft w:val="0"/>
          <w:marRight w:val="0"/>
          <w:marTop w:val="0"/>
          <w:marBottom w:val="0"/>
          <w:divBdr>
            <w:top w:val="none" w:sz="0" w:space="0" w:color="auto"/>
            <w:left w:val="none" w:sz="0" w:space="0" w:color="auto"/>
            <w:bottom w:val="none" w:sz="0" w:space="0" w:color="auto"/>
            <w:right w:val="none" w:sz="0" w:space="0" w:color="auto"/>
          </w:divBdr>
        </w:div>
      </w:divsChild>
    </w:div>
    <w:div w:id="865753239">
      <w:bodyDiv w:val="1"/>
      <w:marLeft w:val="0"/>
      <w:marRight w:val="0"/>
      <w:marTop w:val="0"/>
      <w:marBottom w:val="0"/>
      <w:divBdr>
        <w:top w:val="none" w:sz="0" w:space="0" w:color="auto"/>
        <w:left w:val="none" w:sz="0" w:space="0" w:color="auto"/>
        <w:bottom w:val="none" w:sz="0" w:space="0" w:color="auto"/>
        <w:right w:val="none" w:sz="0" w:space="0" w:color="auto"/>
      </w:divBdr>
      <w:divsChild>
        <w:div w:id="1257595862">
          <w:marLeft w:val="0"/>
          <w:marRight w:val="0"/>
          <w:marTop w:val="0"/>
          <w:marBottom w:val="0"/>
          <w:divBdr>
            <w:top w:val="none" w:sz="0" w:space="0" w:color="auto"/>
            <w:left w:val="none" w:sz="0" w:space="0" w:color="auto"/>
            <w:bottom w:val="none" w:sz="0" w:space="0" w:color="auto"/>
            <w:right w:val="none" w:sz="0" w:space="0" w:color="auto"/>
          </w:divBdr>
        </w:div>
      </w:divsChild>
    </w:div>
    <w:div w:id="866604334">
      <w:bodyDiv w:val="1"/>
      <w:marLeft w:val="0"/>
      <w:marRight w:val="0"/>
      <w:marTop w:val="0"/>
      <w:marBottom w:val="0"/>
      <w:divBdr>
        <w:top w:val="none" w:sz="0" w:space="0" w:color="auto"/>
        <w:left w:val="none" w:sz="0" w:space="0" w:color="auto"/>
        <w:bottom w:val="none" w:sz="0" w:space="0" w:color="auto"/>
        <w:right w:val="none" w:sz="0" w:space="0" w:color="auto"/>
      </w:divBdr>
      <w:divsChild>
        <w:div w:id="1769884402">
          <w:marLeft w:val="0"/>
          <w:marRight w:val="0"/>
          <w:marTop w:val="0"/>
          <w:marBottom w:val="0"/>
          <w:divBdr>
            <w:top w:val="none" w:sz="0" w:space="0" w:color="auto"/>
            <w:left w:val="none" w:sz="0" w:space="0" w:color="auto"/>
            <w:bottom w:val="none" w:sz="0" w:space="0" w:color="auto"/>
            <w:right w:val="none" w:sz="0" w:space="0" w:color="auto"/>
          </w:divBdr>
        </w:div>
      </w:divsChild>
    </w:div>
    <w:div w:id="867182975">
      <w:bodyDiv w:val="1"/>
      <w:marLeft w:val="0"/>
      <w:marRight w:val="0"/>
      <w:marTop w:val="0"/>
      <w:marBottom w:val="0"/>
      <w:divBdr>
        <w:top w:val="none" w:sz="0" w:space="0" w:color="auto"/>
        <w:left w:val="none" w:sz="0" w:space="0" w:color="auto"/>
        <w:bottom w:val="none" w:sz="0" w:space="0" w:color="auto"/>
        <w:right w:val="none" w:sz="0" w:space="0" w:color="auto"/>
      </w:divBdr>
      <w:divsChild>
        <w:div w:id="474491741">
          <w:marLeft w:val="0"/>
          <w:marRight w:val="0"/>
          <w:marTop w:val="0"/>
          <w:marBottom w:val="0"/>
          <w:divBdr>
            <w:top w:val="none" w:sz="0" w:space="0" w:color="auto"/>
            <w:left w:val="none" w:sz="0" w:space="0" w:color="auto"/>
            <w:bottom w:val="none" w:sz="0" w:space="0" w:color="auto"/>
            <w:right w:val="none" w:sz="0" w:space="0" w:color="auto"/>
          </w:divBdr>
        </w:div>
      </w:divsChild>
    </w:div>
    <w:div w:id="883903585">
      <w:bodyDiv w:val="1"/>
      <w:marLeft w:val="0"/>
      <w:marRight w:val="0"/>
      <w:marTop w:val="0"/>
      <w:marBottom w:val="0"/>
      <w:divBdr>
        <w:top w:val="none" w:sz="0" w:space="0" w:color="auto"/>
        <w:left w:val="none" w:sz="0" w:space="0" w:color="auto"/>
        <w:bottom w:val="none" w:sz="0" w:space="0" w:color="auto"/>
        <w:right w:val="none" w:sz="0" w:space="0" w:color="auto"/>
      </w:divBdr>
      <w:divsChild>
        <w:div w:id="1089548833">
          <w:marLeft w:val="0"/>
          <w:marRight w:val="0"/>
          <w:marTop w:val="0"/>
          <w:marBottom w:val="0"/>
          <w:divBdr>
            <w:top w:val="none" w:sz="0" w:space="0" w:color="auto"/>
            <w:left w:val="none" w:sz="0" w:space="0" w:color="auto"/>
            <w:bottom w:val="none" w:sz="0" w:space="0" w:color="auto"/>
            <w:right w:val="none" w:sz="0" w:space="0" w:color="auto"/>
          </w:divBdr>
          <w:divsChild>
            <w:div w:id="1108158463">
              <w:marLeft w:val="0"/>
              <w:marRight w:val="0"/>
              <w:marTop w:val="0"/>
              <w:marBottom w:val="0"/>
              <w:divBdr>
                <w:top w:val="none" w:sz="0" w:space="0" w:color="auto"/>
                <w:left w:val="none" w:sz="0" w:space="0" w:color="auto"/>
                <w:bottom w:val="none" w:sz="0" w:space="0" w:color="auto"/>
                <w:right w:val="none" w:sz="0" w:space="0" w:color="auto"/>
              </w:divBdr>
            </w:div>
            <w:div w:id="2014411971">
              <w:marLeft w:val="0"/>
              <w:marRight w:val="0"/>
              <w:marTop w:val="0"/>
              <w:marBottom w:val="0"/>
              <w:divBdr>
                <w:top w:val="none" w:sz="0" w:space="0" w:color="auto"/>
                <w:left w:val="none" w:sz="0" w:space="0" w:color="auto"/>
                <w:bottom w:val="none" w:sz="0" w:space="0" w:color="auto"/>
                <w:right w:val="none" w:sz="0" w:space="0" w:color="auto"/>
              </w:divBdr>
              <w:divsChild>
                <w:div w:id="1314528605">
                  <w:marLeft w:val="0"/>
                  <w:marRight w:val="0"/>
                  <w:marTop w:val="0"/>
                  <w:marBottom w:val="0"/>
                  <w:divBdr>
                    <w:top w:val="none" w:sz="0" w:space="0" w:color="auto"/>
                    <w:left w:val="none" w:sz="0" w:space="0" w:color="auto"/>
                    <w:bottom w:val="none" w:sz="0" w:space="0" w:color="auto"/>
                    <w:right w:val="none" w:sz="0" w:space="0" w:color="auto"/>
                  </w:divBdr>
                  <w:divsChild>
                    <w:div w:id="167464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00855">
              <w:marLeft w:val="0"/>
              <w:marRight w:val="0"/>
              <w:marTop w:val="0"/>
              <w:marBottom w:val="0"/>
              <w:divBdr>
                <w:top w:val="none" w:sz="0" w:space="0" w:color="auto"/>
                <w:left w:val="none" w:sz="0" w:space="0" w:color="auto"/>
                <w:bottom w:val="none" w:sz="0" w:space="0" w:color="auto"/>
                <w:right w:val="none" w:sz="0" w:space="0" w:color="auto"/>
              </w:divBdr>
            </w:div>
          </w:divsChild>
        </w:div>
        <w:div w:id="583732031">
          <w:marLeft w:val="0"/>
          <w:marRight w:val="0"/>
          <w:marTop w:val="0"/>
          <w:marBottom w:val="0"/>
          <w:divBdr>
            <w:top w:val="none" w:sz="0" w:space="0" w:color="auto"/>
            <w:left w:val="none" w:sz="0" w:space="0" w:color="auto"/>
            <w:bottom w:val="none" w:sz="0" w:space="0" w:color="auto"/>
            <w:right w:val="none" w:sz="0" w:space="0" w:color="auto"/>
          </w:divBdr>
          <w:divsChild>
            <w:div w:id="795300145">
              <w:marLeft w:val="0"/>
              <w:marRight w:val="0"/>
              <w:marTop w:val="0"/>
              <w:marBottom w:val="0"/>
              <w:divBdr>
                <w:top w:val="none" w:sz="0" w:space="0" w:color="auto"/>
                <w:left w:val="none" w:sz="0" w:space="0" w:color="auto"/>
                <w:bottom w:val="none" w:sz="0" w:space="0" w:color="auto"/>
                <w:right w:val="none" w:sz="0" w:space="0" w:color="auto"/>
              </w:divBdr>
            </w:div>
            <w:div w:id="1834835734">
              <w:marLeft w:val="0"/>
              <w:marRight w:val="0"/>
              <w:marTop w:val="0"/>
              <w:marBottom w:val="0"/>
              <w:divBdr>
                <w:top w:val="none" w:sz="0" w:space="0" w:color="auto"/>
                <w:left w:val="none" w:sz="0" w:space="0" w:color="auto"/>
                <w:bottom w:val="none" w:sz="0" w:space="0" w:color="auto"/>
                <w:right w:val="none" w:sz="0" w:space="0" w:color="auto"/>
              </w:divBdr>
              <w:divsChild>
                <w:div w:id="360127523">
                  <w:marLeft w:val="0"/>
                  <w:marRight w:val="0"/>
                  <w:marTop w:val="0"/>
                  <w:marBottom w:val="0"/>
                  <w:divBdr>
                    <w:top w:val="none" w:sz="0" w:space="0" w:color="auto"/>
                    <w:left w:val="none" w:sz="0" w:space="0" w:color="auto"/>
                    <w:bottom w:val="none" w:sz="0" w:space="0" w:color="auto"/>
                    <w:right w:val="none" w:sz="0" w:space="0" w:color="auto"/>
                  </w:divBdr>
                  <w:divsChild>
                    <w:div w:id="15158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4755">
              <w:marLeft w:val="0"/>
              <w:marRight w:val="0"/>
              <w:marTop w:val="0"/>
              <w:marBottom w:val="0"/>
              <w:divBdr>
                <w:top w:val="none" w:sz="0" w:space="0" w:color="auto"/>
                <w:left w:val="none" w:sz="0" w:space="0" w:color="auto"/>
                <w:bottom w:val="none" w:sz="0" w:space="0" w:color="auto"/>
                <w:right w:val="none" w:sz="0" w:space="0" w:color="auto"/>
              </w:divBdr>
            </w:div>
          </w:divsChild>
        </w:div>
        <w:div w:id="386533364">
          <w:marLeft w:val="0"/>
          <w:marRight w:val="0"/>
          <w:marTop w:val="0"/>
          <w:marBottom w:val="0"/>
          <w:divBdr>
            <w:top w:val="none" w:sz="0" w:space="0" w:color="auto"/>
            <w:left w:val="none" w:sz="0" w:space="0" w:color="auto"/>
            <w:bottom w:val="none" w:sz="0" w:space="0" w:color="auto"/>
            <w:right w:val="none" w:sz="0" w:space="0" w:color="auto"/>
          </w:divBdr>
          <w:divsChild>
            <w:div w:id="179663895">
              <w:marLeft w:val="0"/>
              <w:marRight w:val="0"/>
              <w:marTop w:val="0"/>
              <w:marBottom w:val="0"/>
              <w:divBdr>
                <w:top w:val="none" w:sz="0" w:space="0" w:color="auto"/>
                <w:left w:val="none" w:sz="0" w:space="0" w:color="auto"/>
                <w:bottom w:val="none" w:sz="0" w:space="0" w:color="auto"/>
                <w:right w:val="none" w:sz="0" w:space="0" w:color="auto"/>
              </w:divBdr>
            </w:div>
            <w:div w:id="1144352761">
              <w:marLeft w:val="0"/>
              <w:marRight w:val="0"/>
              <w:marTop w:val="0"/>
              <w:marBottom w:val="0"/>
              <w:divBdr>
                <w:top w:val="none" w:sz="0" w:space="0" w:color="auto"/>
                <w:left w:val="none" w:sz="0" w:space="0" w:color="auto"/>
                <w:bottom w:val="none" w:sz="0" w:space="0" w:color="auto"/>
                <w:right w:val="none" w:sz="0" w:space="0" w:color="auto"/>
              </w:divBdr>
              <w:divsChild>
                <w:div w:id="45683755">
                  <w:marLeft w:val="0"/>
                  <w:marRight w:val="0"/>
                  <w:marTop w:val="0"/>
                  <w:marBottom w:val="0"/>
                  <w:divBdr>
                    <w:top w:val="none" w:sz="0" w:space="0" w:color="auto"/>
                    <w:left w:val="none" w:sz="0" w:space="0" w:color="auto"/>
                    <w:bottom w:val="none" w:sz="0" w:space="0" w:color="auto"/>
                    <w:right w:val="none" w:sz="0" w:space="0" w:color="auto"/>
                  </w:divBdr>
                  <w:divsChild>
                    <w:div w:id="140734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55481">
              <w:marLeft w:val="0"/>
              <w:marRight w:val="0"/>
              <w:marTop w:val="0"/>
              <w:marBottom w:val="0"/>
              <w:divBdr>
                <w:top w:val="none" w:sz="0" w:space="0" w:color="auto"/>
                <w:left w:val="none" w:sz="0" w:space="0" w:color="auto"/>
                <w:bottom w:val="none" w:sz="0" w:space="0" w:color="auto"/>
                <w:right w:val="none" w:sz="0" w:space="0" w:color="auto"/>
              </w:divBdr>
            </w:div>
          </w:divsChild>
        </w:div>
        <w:div w:id="1759211233">
          <w:marLeft w:val="0"/>
          <w:marRight w:val="0"/>
          <w:marTop w:val="0"/>
          <w:marBottom w:val="0"/>
          <w:divBdr>
            <w:top w:val="none" w:sz="0" w:space="0" w:color="auto"/>
            <w:left w:val="none" w:sz="0" w:space="0" w:color="auto"/>
            <w:bottom w:val="none" w:sz="0" w:space="0" w:color="auto"/>
            <w:right w:val="none" w:sz="0" w:space="0" w:color="auto"/>
          </w:divBdr>
          <w:divsChild>
            <w:div w:id="412821915">
              <w:marLeft w:val="0"/>
              <w:marRight w:val="0"/>
              <w:marTop w:val="0"/>
              <w:marBottom w:val="0"/>
              <w:divBdr>
                <w:top w:val="none" w:sz="0" w:space="0" w:color="auto"/>
                <w:left w:val="none" w:sz="0" w:space="0" w:color="auto"/>
                <w:bottom w:val="none" w:sz="0" w:space="0" w:color="auto"/>
                <w:right w:val="none" w:sz="0" w:space="0" w:color="auto"/>
              </w:divBdr>
            </w:div>
            <w:div w:id="952052799">
              <w:marLeft w:val="0"/>
              <w:marRight w:val="0"/>
              <w:marTop w:val="0"/>
              <w:marBottom w:val="0"/>
              <w:divBdr>
                <w:top w:val="none" w:sz="0" w:space="0" w:color="auto"/>
                <w:left w:val="none" w:sz="0" w:space="0" w:color="auto"/>
                <w:bottom w:val="none" w:sz="0" w:space="0" w:color="auto"/>
                <w:right w:val="none" w:sz="0" w:space="0" w:color="auto"/>
              </w:divBdr>
              <w:divsChild>
                <w:div w:id="1044057057">
                  <w:marLeft w:val="0"/>
                  <w:marRight w:val="0"/>
                  <w:marTop w:val="0"/>
                  <w:marBottom w:val="0"/>
                  <w:divBdr>
                    <w:top w:val="none" w:sz="0" w:space="0" w:color="auto"/>
                    <w:left w:val="none" w:sz="0" w:space="0" w:color="auto"/>
                    <w:bottom w:val="none" w:sz="0" w:space="0" w:color="auto"/>
                    <w:right w:val="none" w:sz="0" w:space="0" w:color="auto"/>
                  </w:divBdr>
                  <w:divsChild>
                    <w:div w:id="87157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6945">
              <w:marLeft w:val="0"/>
              <w:marRight w:val="0"/>
              <w:marTop w:val="0"/>
              <w:marBottom w:val="0"/>
              <w:divBdr>
                <w:top w:val="none" w:sz="0" w:space="0" w:color="auto"/>
                <w:left w:val="none" w:sz="0" w:space="0" w:color="auto"/>
                <w:bottom w:val="none" w:sz="0" w:space="0" w:color="auto"/>
                <w:right w:val="none" w:sz="0" w:space="0" w:color="auto"/>
              </w:divBdr>
            </w:div>
          </w:divsChild>
        </w:div>
        <w:div w:id="1791970842">
          <w:marLeft w:val="0"/>
          <w:marRight w:val="0"/>
          <w:marTop w:val="0"/>
          <w:marBottom w:val="0"/>
          <w:divBdr>
            <w:top w:val="none" w:sz="0" w:space="0" w:color="auto"/>
            <w:left w:val="none" w:sz="0" w:space="0" w:color="auto"/>
            <w:bottom w:val="none" w:sz="0" w:space="0" w:color="auto"/>
            <w:right w:val="none" w:sz="0" w:space="0" w:color="auto"/>
          </w:divBdr>
          <w:divsChild>
            <w:div w:id="1335111308">
              <w:marLeft w:val="0"/>
              <w:marRight w:val="0"/>
              <w:marTop w:val="0"/>
              <w:marBottom w:val="0"/>
              <w:divBdr>
                <w:top w:val="none" w:sz="0" w:space="0" w:color="auto"/>
                <w:left w:val="none" w:sz="0" w:space="0" w:color="auto"/>
                <w:bottom w:val="none" w:sz="0" w:space="0" w:color="auto"/>
                <w:right w:val="none" w:sz="0" w:space="0" w:color="auto"/>
              </w:divBdr>
            </w:div>
            <w:div w:id="1817800593">
              <w:marLeft w:val="0"/>
              <w:marRight w:val="0"/>
              <w:marTop w:val="0"/>
              <w:marBottom w:val="0"/>
              <w:divBdr>
                <w:top w:val="none" w:sz="0" w:space="0" w:color="auto"/>
                <w:left w:val="none" w:sz="0" w:space="0" w:color="auto"/>
                <w:bottom w:val="none" w:sz="0" w:space="0" w:color="auto"/>
                <w:right w:val="none" w:sz="0" w:space="0" w:color="auto"/>
              </w:divBdr>
              <w:divsChild>
                <w:div w:id="705759522">
                  <w:marLeft w:val="0"/>
                  <w:marRight w:val="0"/>
                  <w:marTop w:val="0"/>
                  <w:marBottom w:val="0"/>
                  <w:divBdr>
                    <w:top w:val="none" w:sz="0" w:space="0" w:color="auto"/>
                    <w:left w:val="none" w:sz="0" w:space="0" w:color="auto"/>
                    <w:bottom w:val="none" w:sz="0" w:space="0" w:color="auto"/>
                    <w:right w:val="none" w:sz="0" w:space="0" w:color="auto"/>
                  </w:divBdr>
                  <w:divsChild>
                    <w:div w:id="111490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94943">
              <w:marLeft w:val="0"/>
              <w:marRight w:val="0"/>
              <w:marTop w:val="0"/>
              <w:marBottom w:val="0"/>
              <w:divBdr>
                <w:top w:val="none" w:sz="0" w:space="0" w:color="auto"/>
                <w:left w:val="none" w:sz="0" w:space="0" w:color="auto"/>
                <w:bottom w:val="none" w:sz="0" w:space="0" w:color="auto"/>
                <w:right w:val="none" w:sz="0" w:space="0" w:color="auto"/>
              </w:divBdr>
            </w:div>
          </w:divsChild>
        </w:div>
        <w:div w:id="1331787331">
          <w:marLeft w:val="0"/>
          <w:marRight w:val="0"/>
          <w:marTop w:val="0"/>
          <w:marBottom w:val="0"/>
          <w:divBdr>
            <w:top w:val="none" w:sz="0" w:space="0" w:color="auto"/>
            <w:left w:val="none" w:sz="0" w:space="0" w:color="auto"/>
            <w:bottom w:val="none" w:sz="0" w:space="0" w:color="auto"/>
            <w:right w:val="none" w:sz="0" w:space="0" w:color="auto"/>
          </w:divBdr>
          <w:divsChild>
            <w:div w:id="1378622681">
              <w:marLeft w:val="0"/>
              <w:marRight w:val="0"/>
              <w:marTop w:val="0"/>
              <w:marBottom w:val="0"/>
              <w:divBdr>
                <w:top w:val="none" w:sz="0" w:space="0" w:color="auto"/>
                <w:left w:val="none" w:sz="0" w:space="0" w:color="auto"/>
                <w:bottom w:val="none" w:sz="0" w:space="0" w:color="auto"/>
                <w:right w:val="none" w:sz="0" w:space="0" w:color="auto"/>
              </w:divBdr>
            </w:div>
            <w:div w:id="214585649">
              <w:marLeft w:val="0"/>
              <w:marRight w:val="0"/>
              <w:marTop w:val="0"/>
              <w:marBottom w:val="0"/>
              <w:divBdr>
                <w:top w:val="none" w:sz="0" w:space="0" w:color="auto"/>
                <w:left w:val="none" w:sz="0" w:space="0" w:color="auto"/>
                <w:bottom w:val="none" w:sz="0" w:space="0" w:color="auto"/>
                <w:right w:val="none" w:sz="0" w:space="0" w:color="auto"/>
              </w:divBdr>
              <w:divsChild>
                <w:div w:id="2086879457">
                  <w:marLeft w:val="0"/>
                  <w:marRight w:val="0"/>
                  <w:marTop w:val="0"/>
                  <w:marBottom w:val="0"/>
                  <w:divBdr>
                    <w:top w:val="none" w:sz="0" w:space="0" w:color="auto"/>
                    <w:left w:val="none" w:sz="0" w:space="0" w:color="auto"/>
                    <w:bottom w:val="none" w:sz="0" w:space="0" w:color="auto"/>
                    <w:right w:val="none" w:sz="0" w:space="0" w:color="auto"/>
                  </w:divBdr>
                  <w:divsChild>
                    <w:div w:id="13428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19258">
              <w:marLeft w:val="0"/>
              <w:marRight w:val="0"/>
              <w:marTop w:val="0"/>
              <w:marBottom w:val="0"/>
              <w:divBdr>
                <w:top w:val="none" w:sz="0" w:space="0" w:color="auto"/>
                <w:left w:val="none" w:sz="0" w:space="0" w:color="auto"/>
                <w:bottom w:val="none" w:sz="0" w:space="0" w:color="auto"/>
                <w:right w:val="none" w:sz="0" w:space="0" w:color="auto"/>
              </w:divBdr>
            </w:div>
          </w:divsChild>
        </w:div>
        <w:div w:id="734817607">
          <w:marLeft w:val="0"/>
          <w:marRight w:val="0"/>
          <w:marTop w:val="0"/>
          <w:marBottom w:val="0"/>
          <w:divBdr>
            <w:top w:val="none" w:sz="0" w:space="0" w:color="auto"/>
            <w:left w:val="none" w:sz="0" w:space="0" w:color="auto"/>
            <w:bottom w:val="none" w:sz="0" w:space="0" w:color="auto"/>
            <w:right w:val="none" w:sz="0" w:space="0" w:color="auto"/>
          </w:divBdr>
          <w:divsChild>
            <w:div w:id="323096703">
              <w:marLeft w:val="0"/>
              <w:marRight w:val="0"/>
              <w:marTop w:val="0"/>
              <w:marBottom w:val="0"/>
              <w:divBdr>
                <w:top w:val="none" w:sz="0" w:space="0" w:color="auto"/>
                <w:left w:val="none" w:sz="0" w:space="0" w:color="auto"/>
                <w:bottom w:val="none" w:sz="0" w:space="0" w:color="auto"/>
                <w:right w:val="none" w:sz="0" w:space="0" w:color="auto"/>
              </w:divBdr>
            </w:div>
            <w:div w:id="81686615">
              <w:marLeft w:val="0"/>
              <w:marRight w:val="0"/>
              <w:marTop w:val="0"/>
              <w:marBottom w:val="0"/>
              <w:divBdr>
                <w:top w:val="none" w:sz="0" w:space="0" w:color="auto"/>
                <w:left w:val="none" w:sz="0" w:space="0" w:color="auto"/>
                <w:bottom w:val="none" w:sz="0" w:space="0" w:color="auto"/>
                <w:right w:val="none" w:sz="0" w:space="0" w:color="auto"/>
              </w:divBdr>
              <w:divsChild>
                <w:div w:id="354575544">
                  <w:marLeft w:val="0"/>
                  <w:marRight w:val="0"/>
                  <w:marTop w:val="0"/>
                  <w:marBottom w:val="0"/>
                  <w:divBdr>
                    <w:top w:val="none" w:sz="0" w:space="0" w:color="auto"/>
                    <w:left w:val="none" w:sz="0" w:space="0" w:color="auto"/>
                    <w:bottom w:val="none" w:sz="0" w:space="0" w:color="auto"/>
                    <w:right w:val="none" w:sz="0" w:space="0" w:color="auto"/>
                  </w:divBdr>
                  <w:divsChild>
                    <w:div w:id="15846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84683">
      <w:bodyDiv w:val="1"/>
      <w:marLeft w:val="0"/>
      <w:marRight w:val="0"/>
      <w:marTop w:val="0"/>
      <w:marBottom w:val="0"/>
      <w:divBdr>
        <w:top w:val="none" w:sz="0" w:space="0" w:color="auto"/>
        <w:left w:val="none" w:sz="0" w:space="0" w:color="auto"/>
        <w:bottom w:val="none" w:sz="0" w:space="0" w:color="auto"/>
        <w:right w:val="none" w:sz="0" w:space="0" w:color="auto"/>
      </w:divBdr>
      <w:divsChild>
        <w:div w:id="1258368418">
          <w:marLeft w:val="0"/>
          <w:marRight w:val="0"/>
          <w:marTop w:val="0"/>
          <w:marBottom w:val="0"/>
          <w:divBdr>
            <w:top w:val="none" w:sz="0" w:space="0" w:color="auto"/>
            <w:left w:val="none" w:sz="0" w:space="0" w:color="auto"/>
            <w:bottom w:val="none" w:sz="0" w:space="0" w:color="auto"/>
            <w:right w:val="none" w:sz="0" w:space="0" w:color="auto"/>
          </w:divBdr>
          <w:divsChild>
            <w:div w:id="1522553335">
              <w:marLeft w:val="0"/>
              <w:marRight w:val="0"/>
              <w:marTop w:val="0"/>
              <w:marBottom w:val="0"/>
              <w:divBdr>
                <w:top w:val="none" w:sz="0" w:space="0" w:color="auto"/>
                <w:left w:val="none" w:sz="0" w:space="0" w:color="auto"/>
                <w:bottom w:val="none" w:sz="0" w:space="0" w:color="auto"/>
                <w:right w:val="none" w:sz="0" w:space="0" w:color="auto"/>
              </w:divBdr>
            </w:div>
            <w:div w:id="645746562">
              <w:marLeft w:val="0"/>
              <w:marRight w:val="0"/>
              <w:marTop w:val="0"/>
              <w:marBottom w:val="0"/>
              <w:divBdr>
                <w:top w:val="none" w:sz="0" w:space="0" w:color="auto"/>
                <w:left w:val="none" w:sz="0" w:space="0" w:color="auto"/>
                <w:bottom w:val="none" w:sz="0" w:space="0" w:color="auto"/>
                <w:right w:val="none" w:sz="0" w:space="0" w:color="auto"/>
              </w:divBdr>
              <w:divsChild>
                <w:div w:id="407121460">
                  <w:marLeft w:val="0"/>
                  <w:marRight w:val="0"/>
                  <w:marTop w:val="0"/>
                  <w:marBottom w:val="0"/>
                  <w:divBdr>
                    <w:top w:val="none" w:sz="0" w:space="0" w:color="auto"/>
                    <w:left w:val="none" w:sz="0" w:space="0" w:color="auto"/>
                    <w:bottom w:val="none" w:sz="0" w:space="0" w:color="auto"/>
                    <w:right w:val="none" w:sz="0" w:space="0" w:color="auto"/>
                  </w:divBdr>
                  <w:divsChild>
                    <w:div w:id="23378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13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061">
      <w:bodyDiv w:val="1"/>
      <w:marLeft w:val="0"/>
      <w:marRight w:val="0"/>
      <w:marTop w:val="0"/>
      <w:marBottom w:val="0"/>
      <w:divBdr>
        <w:top w:val="none" w:sz="0" w:space="0" w:color="auto"/>
        <w:left w:val="none" w:sz="0" w:space="0" w:color="auto"/>
        <w:bottom w:val="none" w:sz="0" w:space="0" w:color="auto"/>
        <w:right w:val="none" w:sz="0" w:space="0" w:color="auto"/>
      </w:divBdr>
      <w:divsChild>
        <w:div w:id="328094383">
          <w:marLeft w:val="0"/>
          <w:marRight w:val="0"/>
          <w:marTop w:val="0"/>
          <w:marBottom w:val="0"/>
          <w:divBdr>
            <w:top w:val="none" w:sz="0" w:space="0" w:color="auto"/>
            <w:left w:val="none" w:sz="0" w:space="0" w:color="auto"/>
            <w:bottom w:val="none" w:sz="0" w:space="0" w:color="auto"/>
            <w:right w:val="none" w:sz="0" w:space="0" w:color="auto"/>
          </w:divBdr>
          <w:divsChild>
            <w:div w:id="572589331">
              <w:marLeft w:val="0"/>
              <w:marRight w:val="0"/>
              <w:marTop w:val="0"/>
              <w:marBottom w:val="0"/>
              <w:divBdr>
                <w:top w:val="none" w:sz="0" w:space="0" w:color="auto"/>
                <w:left w:val="none" w:sz="0" w:space="0" w:color="auto"/>
                <w:bottom w:val="none" w:sz="0" w:space="0" w:color="auto"/>
                <w:right w:val="none" w:sz="0" w:space="0" w:color="auto"/>
              </w:divBdr>
            </w:div>
            <w:div w:id="1183399985">
              <w:marLeft w:val="0"/>
              <w:marRight w:val="0"/>
              <w:marTop w:val="0"/>
              <w:marBottom w:val="0"/>
              <w:divBdr>
                <w:top w:val="none" w:sz="0" w:space="0" w:color="auto"/>
                <w:left w:val="none" w:sz="0" w:space="0" w:color="auto"/>
                <w:bottom w:val="none" w:sz="0" w:space="0" w:color="auto"/>
                <w:right w:val="none" w:sz="0" w:space="0" w:color="auto"/>
              </w:divBdr>
              <w:divsChild>
                <w:div w:id="1766267003">
                  <w:marLeft w:val="0"/>
                  <w:marRight w:val="0"/>
                  <w:marTop w:val="0"/>
                  <w:marBottom w:val="0"/>
                  <w:divBdr>
                    <w:top w:val="none" w:sz="0" w:space="0" w:color="auto"/>
                    <w:left w:val="none" w:sz="0" w:space="0" w:color="auto"/>
                    <w:bottom w:val="none" w:sz="0" w:space="0" w:color="auto"/>
                    <w:right w:val="none" w:sz="0" w:space="0" w:color="auto"/>
                  </w:divBdr>
                  <w:divsChild>
                    <w:div w:id="6371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32024">
              <w:marLeft w:val="0"/>
              <w:marRight w:val="0"/>
              <w:marTop w:val="0"/>
              <w:marBottom w:val="0"/>
              <w:divBdr>
                <w:top w:val="none" w:sz="0" w:space="0" w:color="auto"/>
                <w:left w:val="none" w:sz="0" w:space="0" w:color="auto"/>
                <w:bottom w:val="none" w:sz="0" w:space="0" w:color="auto"/>
                <w:right w:val="none" w:sz="0" w:space="0" w:color="auto"/>
              </w:divBdr>
            </w:div>
          </w:divsChild>
        </w:div>
        <w:div w:id="348726266">
          <w:marLeft w:val="0"/>
          <w:marRight w:val="0"/>
          <w:marTop w:val="0"/>
          <w:marBottom w:val="0"/>
          <w:divBdr>
            <w:top w:val="none" w:sz="0" w:space="0" w:color="auto"/>
            <w:left w:val="none" w:sz="0" w:space="0" w:color="auto"/>
            <w:bottom w:val="none" w:sz="0" w:space="0" w:color="auto"/>
            <w:right w:val="none" w:sz="0" w:space="0" w:color="auto"/>
          </w:divBdr>
          <w:divsChild>
            <w:div w:id="617415067">
              <w:marLeft w:val="0"/>
              <w:marRight w:val="0"/>
              <w:marTop w:val="0"/>
              <w:marBottom w:val="0"/>
              <w:divBdr>
                <w:top w:val="none" w:sz="0" w:space="0" w:color="auto"/>
                <w:left w:val="none" w:sz="0" w:space="0" w:color="auto"/>
                <w:bottom w:val="none" w:sz="0" w:space="0" w:color="auto"/>
                <w:right w:val="none" w:sz="0" w:space="0" w:color="auto"/>
              </w:divBdr>
            </w:div>
            <w:div w:id="809901749">
              <w:marLeft w:val="0"/>
              <w:marRight w:val="0"/>
              <w:marTop w:val="0"/>
              <w:marBottom w:val="0"/>
              <w:divBdr>
                <w:top w:val="none" w:sz="0" w:space="0" w:color="auto"/>
                <w:left w:val="none" w:sz="0" w:space="0" w:color="auto"/>
                <w:bottom w:val="none" w:sz="0" w:space="0" w:color="auto"/>
                <w:right w:val="none" w:sz="0" w:space="0" w:color="auto"/>
              </w:divBdr>
              <w:divsChild>
                <w:div w:id="344751097">
                  <w:marLeft w:val="0"/>
                  <w:marRight w:val="0"/>
                  <w:marTop w:val="0"/>
                  <w:marBottom w:val="0"/>
                  <w:divBdr>
                    <w:top w:val="none" w:sz="0" w:space="0" w:color="auto"/>
                    <w:left w:val="none" w:sz="0" w:space="0" w:color="auto"/>
                    <w:bottom w:val="none" w:sz="0" w:space="0" w:color="auto"/>
                    <w:right w:val="none" w:sz="0" w:space="0" w:color="auto"/>
                  </w:divBdr>
                  <w:divsChild>
                    <w:div w:id="2115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6240">
              <w:marLeft w:val="0"/>
              <w:marRight w:val="0"/>
              <w:marTop w:val="0"/>
              <w:marBottom w:val="0"/>
              <w:divBdr>
                <w:top w:val="none" w:sz="0" w:space="0" w:color="auto"/>
                <w:left w:val="none" w:sz="0" w:space="0" w:color="auto"/>
                <w:bottom w:val="none" w:sz="0" w:space="0" w:color="auto"/>
                <w:right w:val="none" w:sz="0" w:space="0" w:color="auto"/>
              </w:divBdr>
            </w:div>
          </w:divsChild>
        </w:div>
        <w:div w:id="1567716384">
          <w:marLeft w:val="0"/>
          <w:marRight w:val="0"/>
          <w:marTop w:val="0"/>
          <w:marBottom w:val="0"/>
          <w:divBdr>
            <w:top w:val="none" w:sz="0" w:space="0" w:color="auto"/>
            <w:left w:val="none" w:sz="0" w:space="0" w:color="auto"/>
            <w:bottom w:val="none" w:sz="0" w:space="0" w:color="auto"/>
            <w:right w:val="none" w:sz="0" w:space="0" w:color="auto"/>
          </w:divBdr>
          <w:divsChild>
            <w:div w:id="1197430574">
              <w:marLeft w:val="0"/>
              <w:marRight w:val="0"/>
              <w:marTop w:val="0"/>
              <w:marBottom w:val="0"/>
              <w:divBdr>
                <w:top w:val="none" w:sz="0" w:space="0" w:color="auto"/>
                <w:left w:val="none" w:sz="0" w:space="0" w:color="auto"/>
                <w:bottom w:val="none" w:sz="0" w:space="0" w:color="auto"/>
                <w:right w:val="none" w:sz="0" w:space="0" w:color="auto"/>
              </w:divBdr>
            </w:div>
            <w:div w:id="514030028">
              <w:marLeft w:val="0"/>
              <w:marRight w:val="0"/>
              <w:marTop w:val="0"/>
              <w:marBottom w:val="0"/>
              <w:divBdr>
                <w:top w:val="none" w:sz="0" w:space="0" w:color="auto"/>
                <w:left w:val="none" w:sz="0" w:space="0" w:color="auto"/>
                <w:bottom w:val="none" w:sz="0" w:space="0" w:color="auto"/>
                <w:right w:val="none" w:sz="0" w:space="0" w:color="auto"/>
              </w:divBdr>
              <w:divsChild>
                <w:div w:id="1291548394">
                  <w:marLeft w:val="0"/>
                  <w:marRight w:val="0"/>
                  <w:marTop w:val="0"/>
                  <w:marBottom w:val="0"/>
                  <w:divBdr>
                    <w:top w:val="none" w:sz="0" w:space="0" w:color="auto"/>
                    <w:left w:val="none" w:sz="0" w:space="0" w:color="auto"/>
                    <w:bottom w:val="none" w:sz="0" w:space="0" w:color="auto"/>
                    <w:right w:val="none" w:sz="0" w:space="0" w:color="auto"/>
                  </w:divBdr>
                  <w:divsChild>
                    <w:div w:id="70814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1921">
              <w:marLeft w:val="0"/>
              <w:marRight w:val="0"/>
              <w:marTop w:val="0"/>
              <w:marBottom w:val="0"/>
              <w:divBdr>
                <w:top w:val="none" w:sz="0" w:space="0" w:color="auto"/>
                <w:left w:val="none" w:sz="0" w:space="0" w:color="auto"/>
                <w:bottom w:val="none" w:sz="0" w:space="0" w:color="auto"/>
                <w:right w:val="none" w:sz="0" w:space="0" w:color="auto"/>
              </w:divBdr>
            </w:div>
          </w:divsChild>
        </w:div>
        <w:div w:id="169150925">
          <w:marLeft w:val="0"/>
          <w:marRight w:val="0"/>
          <w:marTop w:val="0"/>
          <w:marBottom w:val="0"/>
          <w:divBdr>
            <w:top w:val="none" w:sz="0" w:space="0" w:color="auto"/>
            <w:left w:val="none" w:sz="0" w:space="0" w:color="auto"/>
            <w:bottom w:val="none" w:sz="0" w:space="0" w:color="auto"/>
            <w:right w:val="none" w:sz="0" w:space="0" w:color="auto"/>
          </w:divBdr>
          <w:divsChild>
            <w:div w:id="189881087">
              <w:marLeft w:val="0"/>
              <w:marRight w:val="0"/>
              <w:marTop w:val="0"/>
              <w:marBottom w:val="0"/>
              <w:divBdr>
                <w:top w:val="none" w:sz="0" w:space="0" w:color="auto"/>
                <w:left w:val="none" w:sz="0" w:space="0" w:color="auto"/>
                <w:bottom w:val="none" w:sz="0" w:space="0" w:color="auto"/>
                <w:right w:val="none" w:sz="0" w:space="0" w:color="auto"/>
              </w:divBdr>
            </w:div>
            <w:div w:id="2011179234">
              <w:marLeft w:val="0"/>
              <w:marRight w:val="0"/>
              <w:marTop w:val="0"/>
              <w:marBottom w:val="0"/>
              <w:divBdr>
                <w:top w:val="none" w:sz="0" w:space="0" w:color="auto"/>
                <w:left w:val="none" w:sz="0" w:space="0" w:color="auto"/>
                <w:bottom w:val="none" w:sz="0" w:space="0" w:color="auto"/>
                <w:right w:val="none" w:sz="0" w:space="0" w:color="auto"/>
              </w:divBdr>
              <w:divsChild>
                <w:div w:id="776369593">
                  <w:marLeft w:val="0"/>
                  <w:marRight w:val="0"/>
                  <w:marTop w:val="0"/>
                  <w:marBottom w:val="0"/>
                  <w:divBdr>
                    <w:top w:val="none" w:sz="0" w:space="0" w:color="auto"/>
                    <w:left w:val="none" w:sz="0" w:space="0" w:color="auto"/>
                    <w:bottom w:val="none" w:sz="0" w:space="0" w:color="auto"/>
                    <w:right w:val="none" w:sz="0" w:space="0" w:color="auto"/>
                  </w:divBdr>
                  <w:divsChild>
                    <w:div w:id="445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10102">
              <w:marLeft w:val="0"/>
              <w:marRight w:val="0"/>
              <w:marTop w:val="0"/>
              <w:marBottom w:val="0"/>
              <w:divBdr>
                <w:top w:val="none" w:sz="0" w:space="0" w:color="auto"/>
                <w:left w:val="none" w:sz="0" w:space="0" w:color="auto"/>
                <w:bottom w:val="none" w:sz="0" w:space="0" w:color="auto"/>
                <w:right w:val="none" w:sz="0" w:space="0" w:color="auto"/>
              </w:divBdr>
            </w:div>
          </w:divsChild>
        </w:div>
        <w:div w:id="1436100731">
          <w:marLeft w:val="0"/>
          <w:marRight w:val="0"/>
          <w:marTop w:val="0"/>
          <w:marBottom w:val="0"/>
          <w:divBdr>
            <w:top w:val="none" w:sz="0" w:space="0" w:color="auto"/>
            <w:left w:val="none" w:sz="0" w:space="0" w:color="auto"/>
            <w:bottom w:val="none" w:sz="0" w:space="0" w:color="auto"/>
            <w:right w:val="none" w:sz="0" w:space="0" w:color="auto"/>
          </w:divBdr>
          <w:divsChild>
            <w:div w:id="231737669">
              <w:marLeft w:val="0"/>
              <w:marRight w:val="0"/>
              <w:marTop w:val="0"/>
              <w:marBottom w:val="0"/>
              <w:divBdr>
                <w:top w:val="none" w:sz="0" w:space="0" w:color="auto"/>
                <w:left w:val="none" w:sz="0" w:space="0" w:color="auto"/>
                <w:bottom w:val="none" w:sz="0" w:space="0" w:color="auto"/>
                <w:right w:val="none" w:sz="0" w:space="0" w:color="auto"/>
              </w:divBdr>
            </w:div>
            <w:div w:id="845362783">
              <w:marLeft w:val="0"/>
              <w:marRight w:val="0"/>
              <w:marTop w:val="0"/>
              <w:marBottom w:val="0"/>
              <w:divBdr>
                <w:top w:val="none" w:sz="0" w:space="0" w:color="auto"/>
                <w:left w:val="none" w:sz="0" w:space="0" w:color="auto"/>
                <w:bottom w:val="none" w:sz="0" w:space="0" w:color="auto"/>
                <w:right w:val="none" w:sz="0" w:space="0" w:color="auto"/>
              </w:divBdr>
              <w:divsChild>
                <w:div w:id="724373970">
                  <w:marLeft w:val="0"/>
                  <w:marRight w:val="0"/>
                  <w:marTop w:val="0"/>
                  <w:marBottom w:val="0"/>
                  <w:divBdr>
                    <w:top w:val="none" w:sz="0" w:space="0" w:color="auto"/>
                    <w:left w:val="none" w:sz="0" w:space="0" w:color="auto"/>
                    <w:bottom w:val="none" w:sz="0" w:space="0" w:color="auto"/>
                    <w:right w:val="none" w:sz="0" w:space="0" w:color="auto"/>
                  </w:divBdr>
                  <w:divsChild>
                    <w:div w:id="59174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4101">
              <w:marLeft w:val="0"/>
              <w:marRight w:val="0"/>
              <w:marTop w:val="0"/>
              <w:marBottom w:val="0"/>
              <w:divBdr>
                <w:top w:val="none" w:sz="0" w:space="0" w:color="auto"/>
                <w:left w:val="none" w:sz="0" w:space="0" w:color="auto"/>
                <w:bottom w:val="none" w:sz="0" w:space="0" w:color="auto"/>
                <w:right w:val="none" w:sz="0" w:space="0" w:color="auto"/>
              </w:divBdr>
            </w:div>
          </w:divsChild>
        </w:div>
        <w:div w:id="20710023">
          <w:marLeft w:val="0"/>
          <w:marRight w:val="0"/>
          <w:marTop w:val="0"/>
          <w:marBottom w:val="0"/>
          <w:divBdr>
            <w:top w:val="none" w:sz="0" w:space="0" w:color="auto"/>
            <w:left w:val="none" w:sz="0" w:space="0" w:color="auto"/>
            <w:bottom w:val="none" w:sz="0" w:space="0" w:color="auto"/>
            <w:right w:val="none" w:sz="0" w:space="0" w:color="auto"/>
          </w:divBdr>
          <w:divsChild>
            <w:div w:id="63140524">
              <w:marLeft w:val="0"/>
              <w:marRight w:val="0"/>
              <w:marTop w:val="0"/>
              <w:marBottom w:val="0"/>
              <w:divBdr>
                <w:top w:val="none" w:sz="0" w:space="0" w:color="auto"/>
                <w:left w:val="none" w:sz="0" w:space="0" w:color="auto"/>
                <w:bottom w:val="none" w:sz="0" w:space="0" w:color="auto"/>
                <w:right w:val="none" w:sz="0" w:space="0" w:color="auto"/>
              </w:divBdr>
            </w:div>
            <w:div w:id="1118067765">
              <w:marLeft w:val="0"/>
              <w:marRight w:val="0"/>
              <w:marTop w:val="0"/>
              <w:marBottom w:val="0"/>
              <w:divBdr>
                <w:top w:val="none" w:sz="0" w:space="0" w:color="auto"/>
                <w:left w:val="none" w:sz="0" w:space="0" w:color="auto"/>
                <w:bottom w:val="none" w:sz="0" w:space="0" w:color="auto"/>
                <w:right w:val="none" w:sz="0" w:space="0" w:color="auto"/>
              </w:divBdr>
              <w:divsChild>
                <w:div w:id="2079358663">
                  <w:marLeft w:val="0"/>
                  <w:marRight w:val="0"/>
                  <w:marTop w:val="0"/>
                  <w:marBottom w:val="0"/>
                  <w:divBdr>
                    <w:top w:val="none" w:sz="0" w:space="0" w:color="auto"/>
                    <w:left w:val="none" w:sz="0" w:space="0" w:color="auto"/>
                    <w:bottom w:val="none" w:sz="0" w:space="0" w:color="auto"/>
                    <w:right w:val="none" w:sz="0" w:space="0" w:color="auto"/>
                  </w:divBdr>
                  <w:divsChild>
                    <w:div w:id="14429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98692">
              <w:marLeft w:val="0"/>
              <w:marRight w:val="0"/>
              <w:marTop w:val="0"/>
              <w:marBottom w:val="0"/>
              <w:divBdr>
                <w:top w:val="none" w:sz="0" w:space="0" w:color="auto"/>
                <w:left w:val="none" w:sz="0" w:space="0" w:color="auto"/>
                <w:bottom w:val="none" w:sz="0" w:space="0" w:color="auto"/>
                <w:right w:val="none" w:sz="0" w:space="0" w:color="auto"/>
              </w:divBdr>
            </w:div>
          </w:divsChild>
        </w:div>
        <w:div w:id="1807814803">
          <w:marLeft w:val="0"/>
          <w:marRight w:val="0"/>
          <w:marTop w:val="0"/>
          <w:marBottom w:val="0"/>
          <w:divBdr>
            <w:top w:val="none" w:sz="0" w:space="0" w:color="auto"/>
            <w:left w:val="none" w:sz="0" w:space="0" w:color="auto"/>
            <w:bottom w:val="none" w:sz="0" w:space="0" w:color="auto"/>
            <w:right w:val="none" w:sz="0" w:space="0" w:color="auto"/>
          </w:divBdr>
          <w:divsChild>
            <w:div w:id="1079058072">
              <w:marLeft w:val="0"/>
              <w:marRight w:val="0"/>
              <w:marTop w:val="0"/>
              <w:marBottom w:val="0"/>
              <w:divBdr>
                <w:top w:val="none" w:sz="0" w:space="0" w:color="auto"/>
                <w:left w:val="none" w:sz="0" w:space="0" w:color="auto"/>
                <w:bottom w:val="none" w:sz="0" w:space="0" w:color="auto"/>
                <w:right w:val="none" w:sz="0" w:space="0" w:color="auto"/>
              </w:divBdr>
            </w:div>
            <w:div w:id="1584530993">
              <w:marLeft w:val="0"/>
              <w:marRight w:val="0"/>
              <w:marTop w:val="0"/>
              <w:marBottom w:val="0"/>
              <w:divBdr>
                <w:top w:val="none" w:sz="0" w:space="0" w:color="auto"/>
                <w:left w:val="none" w:sz="0" w:space="0" w:color="auto"/>
                <w:bottom w:val="none" w:sz="0" w:space="0" w:color="auto"/>
                <w:right w:val="none" w:sz="0" w:space="0" w:color="auto"/>
              </w:divBdr>
              <w:divsChild>
                <w:div w:id="641887135">
                  <w:marLeft w:val="0"/>
                  <w:marRight w:val="0"/>
                  <w:marTop w:val="0"/>
                  <w:marBottom w:val="0"/>
                  <w:divBdr>
                    <w:top w:val="none" w:sz="0" w:space="0" w:color="auto"/>
                    <w:left w:val="none" w:sz="0" w:space="0" w:color="auto"/>
                    <w:bottom w:val="none" w:sz="0" w:space="0" w:color="auto"/>
                    <w:right w:val="none" w:sz="0" w:space="0" w:color="auto"/>
                  </w:divBdr>
                  <w:divsChild>
                    <w:div w:id="115129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7859">
              <w:marLeft w:val="0"/>
              <w:marRight w:val="0"/>
              <w:marTop w:val="0"/>
              <w:marBottom w:val="0"/>
              <w:divBdr>
                <w:top w:val="none" w:sz="0" w:space="0" w:color="auto"/>
                <w:left w:val="none" w:sz="0" w:space="0" w:color="auto"/>
                <w:bottom w:val="none" w:sz="0" w:space="0" w:color="auto"/>
                <w:right w:val="none" w:sz="0" w:space="0" w:color="auto"/>
              </w:divBdr>
            </w:div>
          </w:divsChild>
        </w:div>
        <w:div w:id="2137211496">
          <w:marLeft w:val="0"/>
          <w:marRight w:val="0"/>
          <w:marTop w:val="0"/>
          <w:marBottom w:val="0"/>
          <w:divBdr>
            <w:top w:val="none" w:sz="0" w:space="0" w:color="auto"/>
            <w:left w:val="none" w:sz="0" w:space="0" w:color="auto"/>
            <w:bottom w:val="none" w:sz="0" w:space="0" w:color="auto"/>
            <w:right w:val="none" w:sz="0" w:space="0" w:color="auto"/>
          </w:divBdr>
          <w:divsChild>
            <w:div w:id="1703245402">
              <w:marLeft w:val="0"/>
              <w:marRight w:val="0"/>
              <w:marTop w:val="0"/>
              <w:marBottom w:val="0"/>
              <w:divBdr>
                <w:top w:val="none" w:sz="0" w:space="0" w:color="auto"/>
                <w:left w:val="none" w:sz="0" w:space="0" w:color="auto"/>
                <w:bottom w:val="none" w:sz="0" w:space="0" w:color="auto"/>
                <w:right w:val="none" w:sz="0" w:space="0" w:color="auto"/>
              </w:divBdr>
            </w:div>
            <w:div w:id="1437485703">
              <w:marLeft w:val="0"/>
              <w:marRight w:val="0"/>
              <w:marTop w:val="0"/>
              <w:marBottom w:val="0"/>
              <w:divBdr>
                <w:top w:val="none" w:sz="0" w:space="0" w:color="auto"/>
                <w:left w:val="none" w:sz="0" w:space="0" w:color="auto"/>
                <w:bottom w:val="none" w:sz="0" w:space="0" w:color="auto"/>
                <w:right w:val="none" w:sz="0" w:space="0" w:color="auto"/>
              </w:divBdr>
              <w:divsChild>
                <w:div w:id="766540460">
                  <w:marLeft w:val="0"/>
                  <w:marRight w:val="0"/>
                  <w:marTop w:val="0"/>
                  <w:marBottom w:val="0"/>
                  <w:divBdr>
                    <w:top w:val="none" w:sz="0" w:space="0" w:color="auto"/>
                    <w:left w:val="none" w:sz="0" w:space="0" w:color="auto"/>
                    <w:bottom w:val="none" w:sz="0" w:space="0" w:color="auto"/>
                    <w:right w:val="none" w:sz="0" w:space="0" w:color="auto"/>
                  </w:divBdr>
                  <w:divsChild>
                    <w:div w:id="2685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92252">
              <w:marLeft w:val="0"/>
              <w:marRight w:val="0"/>
              <w:marTop w:val="0"/>
              <w:marBottom w:val="0"/>
              <w:divBdr>
                <w:top w:val="none" w:sz="0" w:space="0" w:color="auto"/>
                <w:left w:val="none" w:sz="0" w:space="0" w:color="auto"/>
                <w:bottom w:val="none" w:sz="0" w:space="0" w:color="auto"/>
                <w:right w:val="none" w:sz="0" w:space="0" w:color="auto"/>
              </w:divBdr>
            </w:div>
          </w:divsChild>
        </w:div>
        <w:div w:id="268395328">
          <w:marLeft w:val="0"/>
          <w:marRight w:val="0"/>
          <w:marTop w:val="0"/>
          <w:marBottom w:val="0"/>
          <w:divBdr>
            <w:top w:val="none" w:sz="0" w:space="0" w:color="auto"/>
            <w:left w:val="none" w:sz="0" w:space="0" w:color="auto"/>
            <w:bottom w:val="none" w:sz="0" w:space="0" w:color="auto"/>
            <w:right w:val="none" w:sz="0" w:space="0" w:color="auto"/>
          </w:divBdr>
          <w:divsChild>
            <w:div w:id="2086102700">
              <w:marLeft w:val="0"/>
              <w:marRight w:val="0"/>
              <w:marTop w:val="0"/>
              <w:marBottom w:val="0"/>
              <w:divBdr>
                <w:top w:val="none" w:sz="0" w:space="0" w:color="auto"/>
                <w:left w:val="none" w:sz="0" w:space="0" w:color="auto"/>
                <w:bottom w:val="none" w:sz="0" w:space="0" w:color="auto"/>
                <w:right w:val="none" w:sz="0" w:space="0" w:color="auto"/>
              </w:divBdr>
            </w:div>
            <w:div w:id="747310558">
              <w:marLeft w:val="0"/>
              <w:marRight w:val="0"/>
              <w:marTop w:val="0"/>
              <w:marBottom w:val="0"/>
              <w:divBdr>
                <w:top w:val="none" w:sz="0" w:space="0" w:color="auto"/>
                <w:left w:val="none" w:sz="0" w:space="0" w:color="auto"/>
                <w:bottom w:val="none" w:sz="0" w:space="0" w:color="auto"/>
                <w:right w:val="none" w:sz="0" w:space="0" w:color="auto"/>
              </w:divBdr>
              <w:divsChild>
                <w:div w:id="1012683609">
                  <w:marLeft w:val="0"/>
                  <w:marRight w:val="0"/>
                  <w:marTop w:val="0"/>
                  <w:marBottom w:val="0"/>
                  <w:divBdr>
                    <w:top w:val="none" w:sz="0" w:space="0" w:color="auto"/>
                    <w:left w:val="none" w:sz="0" w:space="0" w:color="auto"/>
                    <w:bottom w:val="none" w:sz="0" w:space="0" w:color="auto"/>
                    <w:right w:val="none" w:sz="0" w:space="0" w:color="auto"/>
                  </w:divBdr>
                  <w:divsChild>
                    <w:div w:id="767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5276">
      <w:bodyDiv w:val="1"/>
      <w:marLeft w:val="0"/>
      <w:marRight w:val="0"/>
      <w:marTop w:val="0"/>
      <w:marBottom w:val="0"/>
      <w:divBdr>
        <w:top w:val="none" w:sz="0" w:space="0" w:color="auto"/>
        <w:left w:val="none" w:sz="0" w:space="0" w:color="auto"/>
        <w:bottom w:val="none" w:sz="0" w:space="0" w:color="auto"/>
        <w:right w:val="none" w:sz="0" w:space="0" w:color="auto"/>
      </w:divBdr>
      <w:divsChild>
        <w:div w:id="1964068704">
          <w:marLeft w:val="0"/>
          <w:marRight w:val="0"/>
          <w:marTop w:val="0"/>
          <w:marBottom w:val="0"/>
          <w:divBdr>
            <w:top w:val="none" w:sz="0" w:space="0" w:color="auto"/>
            <w:left w:val="none" w:sz="0" w:space="0" w:color="auto"/>
            <w:bottom w:val="none" w:sz="0" w:space="0" w:color="auto"/>
            <w:right w:val="none" w:sz="0" w:space="0" w:color="auto"/>
          </w:divBdr>
        </w:div>
      </w:divsChild>
    </w:div>
    <w:div w:id="916011462">
      <w:bodyDiv w:val="1"/>
      <w:marLeft w:val="0"/>
      <w:marRight w:val="0"/>
      <w:marTop w:val="0"/>
      <w:marBottom w:val="0"/>
      <w:divBdr>
        <w:top w:val="none" w:sz="0" w:space="0" w:color="auto"/>
        <w:left w:val="none" w:sz="0" w:space="0" w:color="auto"/>
        <w:bottom w:val="none" w:sz="0" w:space="0" w:color="auto"/>
        <w:right w:val="none" w:sz="0" w:space="0" w:color="auto"/>
      </w:divBdr>
      <w:divsChild>
        <w:div w:id="26295732">
          <w:marLeft w:val="0"/>
          <w:marRight w:val="0"/>
          <w:marTop w:val="0"/>
          <w:marBottom w:val="0"/>
          <w:divBdr>
            <w:top w:val="none" w:sz="0" w:space="0" w:color="auto"/>
            <w:left w:val="none" w:sz="0" w:space="0" w:color="auto"/>
            <w:bottom w:val="none" w:sz="0" w:space="0" w:color="auto"/>
            <w:right w:val="none" w:sz="0" w:space="0" w:color="auto"/>
          </w:divBdr>
        </w:div>
      </w:divsChild>
    </w:div>
    <w:div w:id="918901170">
      <w:bodyDiv w:val="1"/>
      <w:marLeft w:val="0"/>
      <w:marRight w:val="0"/>
      <w:marTop w:val="0"/>
      <w:marBottom w:val="0"/>
      <w:divBdr>
        <w:top w:val="none" w:sz="0" w:space="0" w:color="auto"/>
        <w:left w:val="none" w:sz="0" w:space="0" w:color="auto"/>
        <w:bottom w:val="none" w:sz="0" w:space="0" w:color="auto"/>
        <w:right w:val="none" w:sz="0" w:space="0" w:color="auto"/>
      </w:divBdr>
      <w:divsChild>
        <w:div w:id="1268586863">
          <w:marLeft w:val="0"/>
          <w:marRight w:val="0"/>
          <w:marTop w:val="0"/>
          <w:marBottom w:val="0"/>
          <w:divBdr>
            <w:top w:val="none" w:sz="0" w:space="0" w:color="auto"/>
            <w:left w:val="none" w:sz="0" w:space="0" w:color="auto"/>
            <w:bottom w:val="none" w:sz="0" w:space="0" w:color="auto"/>
            <w:right w:val="none" w:sz="0" w:space="0" w:color="auto"/>
          </w:divBdr>
        </w:div>
      </w:divsChild>
    </w:div>
    <w:div w:id="921794201">
      <w:bodyDiv w:val="1"/>
      <w:marLeft w:val="0"/>
      <w:marRight w:val="0"/>
      <w:marTop w:val="0"/>
      <w:marBottom w:val="0"/>
      <w:divBdr>
        <w:top w:val="none" w:sz="0" w:space="0" w:color="auto"/>
        <w:left w:val="none" w:sz="0" w:space="0" w:color="auto"/>
        <w:bottom w:val="none" w:sz="0" w:space="0" w:color="auto"/>
        <w:right w:val="none" w:sz="0" w:space="0" w:color="auto"/>
      </w:divBdr>
      <w:divsChild>
        <w:div w:id="1115295520">
          <w:marLeft w:val="0"/>
          <w:marRight w:val="0"/>
          <w:marTop w:val="0"/>
          <w:marBottom w:val="0"/>
          <w:divBdr>
            <w:top w:val="none" w:sz="0" w:space="0" w:color="auto"/>
            <w:left w:val="none" w:sz="0" w:space="0" w:color="auto"/>
            <w:bottom w:val="none" w:sz="0" w:space="0" w:color="auto"/>
            <w:right w:val="none" w:sz="0" w:space="0" w:color="auto"/>
          </w:divBdr>
          <w:divsChild>
            <w:div w:id="573440443">
              <w:marLeft w:val="0"/>
              <w:marRight w:val="0"/>
              <w:marTop w:val="0"/>
              <w:marBottom w:val="0"/>
              <w:divBdr>
                <w:top w:val="none" w:sz="0" w:space="0" w:color="auto"/>
                <w:left w:val="none" w:sz="0" w:space="0" w:color="auto"/>
                <w:bottom w:val="none" w:sz="0" w:space="0" w:color="auto"/>
                <w:right w:val="none" w:sz="0" w:space="0" w:color="auto"/>
              </w:divBdr>
            </w:div>
            <w:div w:id="844781828">
              <w:marLeft w:val="0"/>
              <w:marRight w:val="0"/>
              <w:marTop w:val="0"/>
              <w:marBottom w:val="0"/>
              <w:divBdr>
                <w:top w:val="none" w:sz="0" w:space="0" w:color="auto"/>
                <w:left w:val="none" w:sz="0" w:space="0" w:color="auto"/>
                <w:bottom w:val="none" w:sz="0" w:space="0" w:color="auto"/>
                <w:right w:val="none" w:sz="0" w:space="0" w:color="auto"/>
              </w:divBdr>
              <w:divsChild>
                <w:div w:id="411392778">
                  <w:marLeft w:val="0"/>
                  <w:marRight w:val="0"/>
                  <w:marTop w:val="0"/>
                  <w:marBottom w:val="0"/>
                  <w:divBdr>
                    <w:top w:val="none" w:sz="0" w:space="0" w:color="auto"/>
                    <w:left w:val="none" w:sz="0" w:space="0" w:color="auto"/>
                    <w:bottom w:val="none" w:sz="0" w:space="0" w:color="auto"/>
                    <w:right w:val="none" w:sz="0" w:space="0" w:color="auto"/>
                  </w:divBdr>
                  <w:divsChild>
                    <w:div w:id="199375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1905">
              <w:marLeft w:val="0"/>
              <w:marRight w:val="0"/>
              <w:marTop w:val="0"/>
              <w:marBottom w:val="0"/>
              <w:divBdr>
                <w:top w:val="none" w:sz="0" w:space="0" w:color="auto"/>
                <w:left w:val="none" w:sz="0" w:space="0" w:color="auto"/>
                <w:bottom w:val="none" w:sz="0" w:space="0" w:color="auto"/>
                <w:right w:val="none" w:sz="0" w:space="0" w:color="auto"/>
              </w:divBdr>
            </w:div>
          </w:divsChild>
        </w:div>
        <w:div w:id="327027776">
          <w:marLeft w:val="0"/>
          <w:marRight w:val="0"/>
          <w:marTop w:val="0"/>
          <w:marBottom w:val="0"/>
          <w:divBdr>
            <w:top w:val="none" w:sz="0" w:space="0" w:color="auto"/>
            <w:left w:val="none" w:sz="0" w:space="0" w:color="auto"/>
            <w:bottom w:val="none" w:sz="0" w:space="0" w:color="auto"/>
            <w:right w:val="none" w:sz="0" w:space="0" w:color="auto"/>
          </w:divBdr>
          <w:divsChild>
            <w:div w:id="1202478650">
              <w:marLeft w:val="0"/>
              <w:marRight w:val="0"/>
              <w:marTop w:val="0"/>
              <w:marBottom w:val="0"/>
              <w:divBdr>
                <w:top w:val="none" w:sz="0" w:space="0" w:color="auto"/>
                <w:left w:val="none" w:sz="0" w:space="0" w:color="auto"/>
                <w:bottom w:val="none" w:sz="0" w:space="0" w:color="auto"/>
                <w:right w:val="none" w:sz="0" w:space="0" w:color="auto"/>
              </w:divBdr>
            </w:div>
            <w:div w:id="1361276020">
              <w:marLeft w:val="0"/>
              <w:marRight w:val="0"/>
              <w:marTop w:val="0"/>
              <w:marBottom w:val="0"/>
              <w:divBdr>
                <w:top w:val="none" w:sz="0" w:space="0" w:color="auto"/>
                <w:left w:val="none" w:sz="0" w:space="0" w:color="auto"/>
                <w:bottom w:val="none" w:sz="0" w:space="0" w:color="auto"/>
                <w:right w:val="none" w:sz="0" w:space="0" w:color="auto"/>
              </w:divBdr>
              <w:divsChild>
                <w:div w:id="1332486368">
                  <w:marLeft w:val="0"/>
                  <w:marRight w:val="0"/>
                  <w:marTop w:val="0"/>
                  <w:marBottom w:val="0"/>
                  <w:divBdr>
                    <w:top w:val="none" w:sz="0" w:space="0" w:color="auto"/>
                    <w:left w:val="none" w:sz="0" w:space="0" w:color="auto"/>
                    <w:bottom w:val="none" w:sz="0" w:space="0" w:color="auto"/>
                    <w:right w:val="none" w:sz="0" w:space="0" w:color="auto"/>
                  </w:divBdr>
                  <w:divsChild>
                    <w:div w:id="8219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6228">
              <w:marLeft w:val="0"/>
              <w:marRight w:val="0"/>
              <w:marTop w:val="0"/>
              <w:marBottom w:val="0"/>
              <w:divBdr>
                <w:top w:val="none" w:sz="0" w:space="0" w:color="auto"/>
                <w:left w:val="none" w:sz="0" w:space="0" w:color="auto"/>
                <w:bottom w:val="none" w:sz="0" w:space="0" w:color="auto"/>
                <w:right w:val="none" w:sz="0" w:space="0" w:color="auto"/>
              </w:divBdr>
            </w:div>
          </w:divsChild>
        </w:div>
        <w:div w:id="1128015030">
          <w:marLeft w:val="0"/>
          <w:marRight w:val="0"/>
          <w:marTop w:val="0"/>
          <w:marBottom w:val="0"/>
          <w:divBdr>
            <w:top w:val="none" w:sz="0" w:space="0" w:color="auto"/>
            <w:left w:val="none" w:sz="0" w:space="0" w:color="auto"/>
            <w:bottom w:val="none" w:sz="0" w:space="0" w:color="auto"/>
            <w:right w:val="none" w:sz="0" w:space="0" w:color="auto"/>
          </w:divBdr>
          <w:divsChild>
            <w:div w:id="2145737083">
              <w:marLeft w:val="0"/>
              <w:marRight w:val="0"/>
              <w:marTop w:val="0"/>
              <w:marBottom w:val="0"/>
              <w:divBdr>
                <w:top w:val="none" w:sz="0" w:space="0" w:color="auto"/>
                <w:left w:val="none" w:sz="0" w:space="0" w:color="auto"/>
                <w:bottom w:val="none" w:sz="0" w:space="0" w:color="auto"/>
                <w:right w:val="none" w:sz="0" w:space="0" w:color="auto"/>
              </w:divBdr>
            </w:div>
            <w:div w:id="182717443">
              <w:marLeft w:val="0"/>
              <w:marRight w:val="0"/>
              <w:marTop w:val="0"/>
              <w:marBottom w:val="0"/>
              <w:divBdr>
                <w:top w:val="none" w:sz="0" w:space="0" w:color="auto"/>
                <w:left w:val="none" w:sz="0" w:space="0" w:color="auto"/>
                <w:bottom w:val="none" w:sz="0" w:space="0" w:color="auto"/>
                <w:right w:val="none" w:sz="0" w:space="0" w:color="auto"/>
              </w:divBdr>
              <w:divsChild>
                <w:div w:id="1900046567">
                  <w:marLeft w:val="0"/>
                  <w:marRight w:val="0"/>
                  <w:marTop w:val="0"/>
                  <w:marBottom w:val="0"/>
                  <w:divBdr>
                    <w:top w:val="none" w:sz="0" w:space="0" w:color="auto"/>
                    <w:left w:val="none" w:sz="0" w:space="0" w:color="auto"/>
                    <w:bottom w:val="none" w:sz="0" w:space="0" w:color="auto"/>
                    <w:right w:val="none" w:sz="0" w:space="0" w:color="auto"/>
                  </w:divBdr>
                  <w:divsChild>
                    <w:div w:id="18265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6937">
              <w:marLeft w:val="0"/>
              <w:marRight w:val="0"/>
              <w:marTop w:val="0"/>
              <w:marBottom w:val="0"/>
              <w:divBdr>
                <w:top w:val="none" w:sz="0" w:space="0" w:color="auto"/>
                <w:left w:val="none" w:sz="0" w:space="0" w:color="auto"/>
                <w:bottom w:val="none" w:sz="0" w:space="0" w:color="auto"/>
                <w:right w:val="none" w:sz="0" w:space="0" w:color="auto"/>
              </w:divBdr>
            </w:div>
          </w:divsChild>
        </w:div>
        <w:div w:id="1622489356">
          <w:marLeft w:val="0"/>
          <w:marRight w:val="0"/>
          <w:marTop w:val="0"/>
          <w:marBottom w:val="0"/>
          <w:divBdr>
            <w:top w:val="none" w:sz="0" w:space="0" w:color="auto"/>
            <w:left w:val="none" w:sz="0" w:space="0" w:color="auto"/>
            <w:bottom w:val="none" w:sz="0" w:space="0" w:color="auto"/>
            <w:right w:val="none" w:sz="0" w:space="0" w:color="auto"/>
          </w:divBdr>
          <w:divsChild>
            <w:div w:id="1647930782">
              <w:marLeft w:val="0"/>
              <w:marRight w:val="0"/>
              <w:marTop w:val="0"/>
              <w:marBottom w:val="0"/>
              <w:divBdr>
                <w:top w:val="none" w:sz="0" w:space="0" w:color="auto"/>
                <w:left w:val="none" w:sz="0" w:space="0" w:color="auto"/>
                <w:bottom w:val="none" w:sz="0" w:space="0" w:color="auto"/>
                <w:right w:val="none" w:sz="0" w:space="0" w:color="auto"/>
              </w:divBdr>
            </w:div>
            <w:div w:id="904685583">
              <w:marLeft w:val="0"/>
              <w:marRight w:val="0"/>
              <w:marTop w:val="0"/>
              <w:marBottom w:val="0"/>
              <w:divBdr>
                <w:top w:val="none" w:sz="0" w:space="0" w:color="auto"/>
                <w:left w:val="none" w:sz="0" w:space="0" w:color="auto"/>
                <w:bottom w:val="none" w:sz="0" w:space="0" w:color="auto"/>
                <w:right w:val="none" w:sz="0" w:space="0" w:color="auto"/>
              </w:divBdr>
              <w:divsChild>
                <w:div w:id="1434664996">
                  <w:marLeft w:val="0"/>
                  <w:marRight w:val="0"/>
                  <w:marTop w:val="0"/>
                  <w:marBottom w:val="0"/>
                  <w:divBdr>
                    <w:top w:val="none" w:sz="0" w:space="0" w:color="auto"/>
                    <w:left w:val="none" w:sz="0" w:space="0" w:color="auto"/>
                    <w:bottom w:val="none" w:sz="0" w:space="0" w:color="auto"/>
                    <w:right w:val="none" w:sz="0" w:space="0" w:color="auto"/>
                  </w:divBdr>
                  <w:divsChild>
                    <w:div w:id="187742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43998">
              <w:marLeft w:val="0"/>
              <w:marRight w:val="0"/>
              <w:marTop w:val="0"/>
              <w:marBottom w:val="0"/>
              <w:divBdr>
                <w:top w:val="none" w:sz="0" w:space="0" w:color="auto"/>
                <w:left w:val="none" w:sz="0" w:space="0" w:color="auto"/>
                <w:bottom w:val="none" w:sz="0" w:space="0" w:color="auto"/>
                <w:right w:val="none" w:sz="0" w:space="0" w:color="auto"/>
              </w:divBdr>
            </w:div>
          </w:divsChild>
        </w:div>
        <w:div w:id="1588231247">
          <w:marLeft w:val="0"/>
          <w:marRight w:val="0"/>
          <w:marTop w:val="0"/>
          <w:marBottom w:val="0"/>
          <w:divBdr>
            <w:top w:val="none" w:sz="0" w:space="0" w:color="auto"/>
            <w:left w:val="none" w:sz="0" w:space="0" w:color="auto"/>
            <w:bottom w:val="none" w:sz="0" w:space="0" w:color="auto"/>
            <w:right w:val="none" w:sz="0" w:space="0" w:color="auto"/>
          </w:divBdr>
          <w:divsChild>
            <w:div w:id="655916910">
              <w:marLeft w:val="0"/>
              <w:marRight w:val="0"/>
              <w:marTop w:val="0"/>
              <w:marBottom w:val="0"/>
              <w:divBdr>
                <w:top w:val="none" w:sz="0" w:space="0" w:color="auto"/>
                <w:left w:val="none" w:sz="0" w:space="0" w:color="auto"/>
                <w:bottom w:val="none" w:sz="0" w:space="0" w:color="auto"/>
                <w:right w:val="none" w:sz="0" w:space="0" w:color="auto"/>
              </w:divBdr>
            </w:div>
            <w:div w:id="1438020569">
              <w:marLeft w:val="0"/>
              <w:marRight w:val="0"/>
              <w:marTop w:val="0"/>
              <w:marBottom w:val="0"/>
              <w:divBdr>
                <w:top w:val="none" w:sz="0" w:space="0" w:color="auto"/>
                <w:left w:val="none" w:sz="0" w:space="0" w:color="auto"/>
                <w:bottom w:val="none" w:sz="0" w:space="0" w:color="auto"/>
                <w:right w:val="none" w:sz="0" w:space="0" w:color="auto"/>
              </w:divBdr>
              <w:divsChild>
                <w:div w:id="720130339">
                  <w:marLeft w:val="0"/>
                  <w:marRight w:val="0"/>
                  <w:marTop w:val="0"/>
                  <w:marBottom w:val="0"/>
                  <w:divBdr>
                    <w:top w:val="none" w:sz="0" w:space="0" w:color="auto"/>
                    <w:left w:val="none" w:sz="0" w:space="0" w:color="auto"/>
                    <w:bottom w:val="none" w:sz="0" w:space="0" w:color="auto"/>
                    <w:right w:val="none" w:sz="0" w:space="0" w:color="auto"/>
                  </w:divBdr>
                  <w:divsChild>
                    <w:div w:id="100304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9761">
              <w:marLeft w:val="0"/>
              <w:marRight w:val="0"/>
              <w:marTop w:val="0"/>
              <w:marBottom w:val="0"/>
              <w:divBdr>
                <w:top w:val="none" w:sz="0" w:space="0" w:color="auto"/>
                <w:left w:val="none" w:sz="0" w:space="0" w:color="auto"/>
                <w:bottom w:val="none" w:sz="0" w:space="0" w:color="auto"/>
                <w:right w:val="none" w:sz="0" w:space="0" w:color="auto"/>
              </w:divBdr>
            </w:div>
          </w:divsChild>
        </w:div>
        <w:div w:id="1738670307">
          <w:marLeft w:val="0"/>
          <w:marRight w:val="0"/>
          <w:marTop w:val="0"/>
          <w:marBottom w:val="0"/>
          <w:divBdr>
            <w:top w:val="none" w:sz="0" w:space="0" w:color="auto"/>
            <w:left w:val="none" w:sz="0" w:space="0" w:color="auto"/>
            <w:bottom w:val="none" w:sz="0" w:space="0" w:color="auto"/>
            <w:right w:val="none" w:sz="0" w:space="0" w:color="auto"/>
          </w:divBdr>
          <w:divsChild>
            <w:div w:id="238758480">
              <w:marLeft w:val="0"/>
              <w:marRight w:val="0"/>
              <w:marTop w:val="0"/>
              <w:marBottom w:val="0"/>
              <w:divBdr>
                <w:top w:val="none" w:sz="0" w:space="0" w:color="auto"/>
                <w:left w:val="none" w:sz="0" w:space="0" w:color="auto"/>
                <w:bottom w:val="none" w:sz="0" w:space="0" w:color="auto"/>
                <w:right w:val="none" w:sz="0" w:space="0" w:color="auto"/>
              </w:divBdr>
            </w:div>
            <w:div w:id="1885822535">
              <w:marLeft w:val="0"/>
              <w:marRight w:val="0"/>
              <w:marTop w:val="0"/>
              <w:marBottom w:val="0"/>
              <w:divBdr>
                <w:top w:val="none" w:sz="0" w:space="0" w:color="auto"/>
                <w:left w:val="none" w:sz="0" w:space="0" w:color="auto"/>
                <w:bottom w:val="none" w:sz="0" w:space="0" w:color="auto"/>
                <w:right w:val="none" w:sz="0" w:space="0" w:color="auto"/>
              </w:divBdr>
              <w:divsChild>
                <w:div w:id="350910265">
                  <w:marLeft w:val="0"/>
                  <w:marRight w:val="0"/>
                  <w:marTop w:val="0"/>
                  <w:marBottom w:val="0"/>
                  <w:divBdr>
                    <w:top w:val="none" w:sz="0" w:space="0" w:color="auto"/>
                    <w:left w:val="none" w:sz="0" w:space="0" w:color="auto"/>
                    <w:bottom w:val="none" w:sz="0" w:space="0" w:color="auto"/>
                    <w:right w:val="none" w:sz="0" w:space="0" w:color="auto"/>
                  </w:divBdr>
                  <w:divsChild>
                    <w:div w:id="166770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71509">
              <w:marLeft w:val="0"/>
              <w:marRight w:val="0"/>
              <w:marTop w:val="0"/>
              <w:marBottom w:val="0"/>
              <w:divBdr>
                <w:top w:val="none" w:sz="0" w:space="0" w:color="auto"/>
                <w:left w:val="none" w:sz="0" w:space="0" w:color="auto"/>
                <w:bottom w:val="none" w:sz="0" w:space="0" w:color="auto"/>
                <w:right w:val="none" w:sz="0" w:space="0" w:color="auto"/>
              </w:divBdr>
            </w:div>
          </w:divsChild>
        </w:div>
        <w:div w:id="509952870">
          <w:marLeft w:val="0"/>
          <w:marRight w:val="0"/>
          <w:marTop w:val="0"/>
          <w:marBottom w:val="0"/>
          <w:divBdr>
            <w:top w:val="none" w:sz="0" w:space="0" w:color="auto"/>
            <w:left w:val="none" w:sz="0" w:space="0" w:color="auto"/>
            <w:bottom w:val="none" w:sz="0" w:space="0" w:color="auto"/>
            <w:right w:val="none" w:sz="0" w:space="0" w:color="auto"/>
          </w:divBdr>
          <w:divsChild>
            <w:div w:id="201749264">
              <w:marLeft w:val="0"/>
              <w:marRight w:val="0"/>
              <w:marTop w:val="0"/>
              <w:marBottom w:val="0"/>
              <w:divBdr>
                <w:top w:val="none" w:sz="0" w:space="0" w:color="auto"/>
                <w:left w:val="none" w:sz="0" w:space="0" w:color="auto"/>
                <w:bottom w:val="none" w:sz="0" w:space="0" w:color="auto"/>
                <w:right w:val="none" w:sz="0" w:space="0" w:color="auto"/>
              </w:divBdr>
            </w:div>
            <w:div w:id="1685087681">
              <w:marLeft w:val="0"/>
              <w:marRight w:val="0"/>
              <w:marTop w:val="0"/>
              <w:marBottom w:val="0"/>
              <w:divBdr>
                <w:top w:val="none" w:sz="0" w:space="0" w:color="auto"/>
                <w:left w:val="none" w:sz="0" w:space="0" w:color="auto"/>
                <w:bottom w:val="none" w:sz="0" w:space="0" w:color="auto"/>
                <w:right w:val="none" w:sz="0" w:space="0" w:color="auto"/>
              </w:divBdr>
              <w:divsChild>
                <w:div w:id="1232538761">
                  <w:marLeft w:val="0"/>
                  <w:marRight w:val="0"/>
                  <w:marTop w:val="0"/>
                  <w:marBottom w:val="0"/>
                  <w:divBdr>
                    <w:top w:val="none" w:sz="0" w:space="0" w:color="auto"/>
                    <w:left w:val="none" w:sz="0" w:space="0" w:color="auto"/>
                    <w:bottom w:val="none" w:sz="0" w:space="0" w:color="auto"/>
                    <w:right w:val="none" w:sz="0" w:space="0" w:color="auto"/>
                  </w:divBdr>
                  <w:divsChild>
                    <w:div w:id="12681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00119">
      <w:bodyDiv w:val="1"/>
      <w:marLeft w:val="0"/>
      <w:marRight w:val="0"/>
      <w:marTop w:val="0"/>
      <w:marBottom w:val="0"/>
      <w:divBdr>
        <w:top w:val="none" w:sz="0" w:space="0" w:color="auto"/>
        <w:left w:val="none" w:sz="0" w:space="0" w:color="auto"/>
        <w:bottom w:val="none" w:sz="0" w:space="0" w:color="auto"/>
        <w:right w:val="none" w:sz="0" w:space="0" w:color="auto"/>
      </w:divBdr>
      <w:divsChild>
        <w:div w:id="2074813007">
          <w:marLeft w:val="0"/>
          <w:marRight w:val="0"/>
          <w:marTop w:val="0"/>
          <w:marBottom w:val="0"/>
          <w:divBdr>
            <w:top w:val="none" w:sz="0" w:space="0" w:color="auto"/>
            <w:left w:val="none" w:sz="0" w:space="0" w:color="auto"/>
            <w:bottom w:val="none" w:sz="0" w:space="0" w:color="auto"/>
            <w:right w:val="none" w:sz="0" w:space="0" w:color="auto"/>
          </w:divBdr>
        </w:div>
      </w:divsChild>
    </w:div>
    <w:div w:id="937255862">
      <w:bodyDiv w:val="1"/>
      <w:marLeft w:val="0"/>
      <w:marRight w:val="0"/>
      <w:marTop w:val="0"/>
      <w:marBottom w:val="0"/>
      <w:divBdr>
        <w:top w:val="none" w:sz="0" w:space="0" w:color="auto"/>
        <w:left w:val="none" w:sz="0" w:space="0" w:color="auto"/>
        <w:bottom w:val="none" w:sz="0" w:space="0" w:color="auto"/>
        <w:right w:val="none" w:sz="0" w:space="0" w:color="auto"/>
      </w:divBdr>
      <w:divsChild>
        <w:div w:id="1605769119">
          <w:marLeft w:val="0"/>
          <w:marRight w:val="0"/>
          <w:marTop w:val="0"/>
          <w:marBottom w:val="0"/>
          <w:divBdr>
            <w:top w:val="none" w:sz="0" w:space="0" w:color="auto"/>
            <w:left w:val="none" w:sz="0" w:space="0" w:color="auto"/>
            <w:bottom w:val="none" w:sz="0" w:space="0" w:color="auto"/>
            <w:right w:val="none" w:sz="0" w:space="0" w:color="auto"/>
          </w:divBdr>
        </w:div>
      </w:divsChild>
    </w:div>
    <w:div w:id="952252182">
      <w:bodyDiv w:val="1"/>
      <w:marLeft w:val="0"/>
      <w:marRight w:val="0"/>
      <w:marTop w:val="0"/>
      <w:marBottom w:val="0"/>
      <w:divBdr>
        <w:top w:val="none" w:sz="0" w:space="0" w:color="auto"/>
        <w:left w:val="none" w:sz="0" w:space="0" w:color="auto"/>
        <w:bottom w:val="none" w:sz="0" w:space="0" w:color="auto"/>
        <w:right w:val="none" w:sz="0" w:space="0" w:color="auto"/>
      </w:divBdr>
    </w:div>
    <w:div w:id="966855024">
      <w:bodyDiv w:val="1"/>
      <w:marLeft w:val="0"/>
      <w:marRight w:val="0"/>
      <w:marTop w:val="0"/>
      <w:marBottom w:val="0"/>
      <w:divBdr>
        <w:top w:val="none" w:sz="0" w:space="0" w:color="auto"/>
        <w:left w:val="none" w:sz="0" w:space="0" w:color="auto"/>
        <w:bottom w:val="none" w:sz="0" w:space="0" w:color="auto"/>
        <w:right w:val="none" w:sz="0" w:space="0" w:color="auto"/>
      </w:divBdr>
      <w:divsChild>
        <w:div w:id="1491827115">
          <w:marLeft w:val="0"/>
          <w:marRight w:val="0"/>
          <w:marTop w:val="0"/>
          <w:marBottom w:val="0"/>
          <w:divBdr>
            <w:top w:val="none" w:sz="0" w:space="0" w:color="auto"/>
            <w:left w:val="none" w:sz="0" w:space="0" w:color="auto"/>
            <w:bottom w:val="none" w:sz="0" w:space="0" w:color="auto"/>
            <w:right w:val="none" w:sz="0" w:space="0" w:color="auto"/>
          </w:divBdr>
        </w:div>
      </w:divsChild>
    </w:div>
    <w:div w:id="968363157">
      <w:bodyDiv w:val="1"/>
      <w:marLeft w:val="0"/>
      <w:marRight w:val="0"/>
      <w:marTop w:val="0"/>
      <w:marBottom w:val="0"/>
      <w:divBdr>
        <w:top w:val="none" w:sz="0" w:space="0" w:color="auto"/>
        <w:left w:val="none" w:sz="0" w:space="0" w:color="auto"/>
        <w:bottom w:val="none" w:sz="0" w:space="0" w:color="auto"/>
        <w:right w:val="none" w:sz="0" w:space="0" w:color="auto"/>
      </w:divBdr>
    </w:div>
    <w:div w:id="969437798">
      <w:bodyDiv w:val="1"/>
      <w:marLeft w:val="0"/>
      <w:marRight w:val="0"/>
      <w:marTop w:val="0"/>
      <w:marBottom w:val="0"/>
      <w:divBdr>
        <w:top w:val="none" w:sz="0" w:space="0" w:color="auto"/>
        <w:left w:val="none" w:sz="0" w:space="0" w:color="auto"/>
        <w:bottom w:val="none" w:sz="0" w:space="0" w:color="auto"/>
        <w:right w:val="none" w:sz="0" w:space="0" w:color="auto"/>
      </w:divBdr>
      <w:divsChild>
        <w:div w:id="744231925">
          <w:marLeft w:val="0"/>
          <w:marRight w:val="0"/>
          <w:marTop w:val="0"/>
          <w:marBottom w:val="0"/>
          <w:divBdr>
            <w:top w:val="none" w:sz="0" w:space="0" w:color="auto"/>
            <w:left w:val="none" w:sz="0" w:space="0" w:color="auto"/>
            <w:bottom w:val="none" w:sz="0" w:space="0" w:color="auto"/>
            <w:right w:val="none" w:sz="0" w:space="0" w:color="auto"/>
          </w:divBdr>
        </w:div>
      </w:divsChild>
    </w:div>
    <w:div w:id="986742263">
      <w:bodyDiv w:val="1"/>
      <w:marLeft w:val="0"/>
      <w:marRight w:val="0"/>
      <w:marTop w:val="0"/>
      <w:marBottom w:val="0"/>
      <w:divBdr>
        <w:top w:val="none" w:sz="0" w:space="0" w:color="auto"/>
        <w:left w:val="none" w:sz="0" w:space="0" w:color="auto"/>
        <w:bottom w:val="none" w:sz="0" w:space="0" w:color="auto"/>
        <w:right w:val="none" w:sz="0" w:space="0" w:color="auto"/>
      </w:divBdr>
      <w:divsChild>
        <w:div w:id="1366295657">
          <w:marLeft w:val="0"/>
          <w:marRight w:val="0"/>
          <w:marTop w:val="0"/>
          <w:marBottom w:val="0"/>
          <w:divBdr>
            <w:top w:val="none" w:sz="0" w:space="0" w:color="auto"/>
            <w:left w:val="none" w:sz="0" w:space="0" w:color="auto"/>
            <w:bottom w:val="none" w:sz="0" w:space="0" w:color="auto"/>
            <w:right w:val="none" w:sz="0" w:space="0" w:color="auto"/>
          </w:divBdr>
        </w:div>
      </w:divsChild>
    </w:div>
    <w:div w:id="996884644">
      <w:bodyDiv w:val="1"/>
      <w:marLeft w:val="0"/>
      <w:marRight w:val="0"/>
      <w:marTop w:val="0"/>
      <w:marBottom w:val="0"/>
      <w:divBdr>
        <w:top w:val="none" w:sz="0" w:space="0" w:color="auto"/>
        <w:left w:val="none" w:sz="0" w:space="0" w:color="auto"/>
        <w:bottom w:val="none" w:sz="0" w:space="0" w:color="auto"/>
        <w:right w:val="none" w:sz="0" w:space="0" w:color="auto"/>
      </w:divBdr>
      <w:divsChild>
        <w:div w:id="1886789132">
          <w:marLeft w:val="0"/>
          <w:marRight w:val="0"/>
          <w:marTop w:val="0"/>
          <w:marBottom w:val="0"/>
          <w:divBdr>
            <w:top w:val="none" w:sz="0" w:space="0" w:color="auto"/>
            <w:left w:val="none" w:sz="0" w:space="0" w:color="auto"/>
            <w:bottom w:val="none" w:sz="0" w:space="0" w:color="auto"/>
            <w:right w:val="none" w:sz="0" w:space="0" w:color="auto"/>
          </w:divBdr>
        </w:div>
      </w:divsChild>
    </w:div>
    <w:div w:id="999387451">
      <w:bodyDiv w:val="1"/>
      <w:marLeft w:val="0"/>
      <w:marRight w:val="0"/>
      <w:marTop w:val="0"/>
      <w:marBottom w:val="0"/>
      <w:divBdr>
        <w:top w:val="none" w:sz="0" w:space="0" w:color="auto"/>
        <w:left w:val="none" w:sz="0" w:space="0" w:color="auto"/>
        <w:bottom w:val="none" w:sz="0" w:space="0" w:color="auto"/>
        <w:right w:val="none" w:sz="0" w:space="0" w:color="auto"/>
      </w:divBdr>
    </w:div>
    <w:div w:id="1002976177">
      <w:bodyDiv w:val="1"/>
      <w:marLeft w:val="0"/>
      <w:marRight w:val="0"/>
      <w:marTop w:val="0"/>
      <w:marBottom w:val="0"/>
      <w:divBdr>
        <w:top w:val="none" w:sz="0" w:space="0" w:color="auto"/>
        <w:left w:val="none" w:sz="0" w:space="0" w:color="auto"/>
        <w:bottom w:val="none" w:sz="0" w:space="0" w:color="auto"/>
        <w:right w:val="none" w:sz="0" w:space="0" w:color="auto"/>
      </w:divBdr>
      <w:divsChild>
        <w:div w:id="1409423460">
          <w:marLeft w:val="0"/>
          <w:marRight w:val="0"/>
          <w:marTop w:val="0"/>
          <w:marBottom w:val="0"/>
          <w:divBdr>
            <w:top w:val="none" w:sz="0" w:space="0" w:color="auto"/>
            <w:left w:val="none" w:sz="0" w:space="0" w:color="auto"/>
            <w:bottom w:val="none" w:sz="0" w:space="0" w:color="auto"/>
            <w:right w:val="none" w:sz="0" w:space="0" w:color="auto"/>
          </w:divBdr>
        </w:div>
      </w:divsChild>
    </w:div>
    <w:div w:id="1003125765">
      <w:bodyDiv w:val="1"/>
      <w:marLeft w:val="0"/>
      <w:marRight w:val="0"/>
      <w:marTop w:val="0"/>
      <w:marBottom w:val="0"/>
      <w:divBdr>
        <w:top w:val="none" w:sz="0" w:space="0" w:color="auto"/>
        <w:left w:val="none" w:sz="0" w:space="0" w:color="auto"/>
        <w:bottom w:val="none" w:sz="0" w:space="0" w:color="auto"/>
        <w:right w:val="none" w:sz="0" w:space="0" w:color="auto"/>
      </w:divBdr>
      <w:divsChild>
        <w:div w:id="837309554">
          <w:marLeft w:val="0"/>
          <w:marRight w:val="0"/>
          <w:marTop w:val="0"/>
          <w:marBottom w:val="0"/>
          <w:divBdr>
            <w:top w:val="none" w:sz="0" w:space="0" w:color="auto"/>
            <w:left w:val="none" w:sz="0" w:space="0" w:color="auto"/>
            <w:bottom w:val="none" w:sz="0" w:space="0" w:color="auto"/>
            <w:right w:val="none" w:sz="0" w:space="0" w:color="auto"/>
          </w:divBdr>
        </w:div>
      </w:divsChild>
    </w:div>
    <w:div w:id="1014308498">
      <w:bodyDiv w:val="1"/>
      <w:marLeft w:val="0"/>
      <w:marRight w:val="0"/>
      <w:marTop w:val="0"/>
      <w:marBottom w:val="0"/>
      <w:divBdr>
        <w:top w:val="none" w:sz="0" w:space="0" w:color="auto"/>
        <w:left w:val="none" w:sz="0" w:space="0" w:color="auto"/>
        <w:bottom w:val="none" w:sz="0" w:space="0" w:color="auto"/>
        <w:right w:val="none" w:sz="0" w:space="0" w:color="auto"/>
      </w:divBdr>
      <w:divsChild>
        <w:div w:id="1802727573">
          <w:marLeft w:val="0"/>
          <w:marRight w:val="0"/>
          <w:marTop w:val="0"/>
          <w:marBottom w:val="0"/>
          <w:divBdr>
            <w:top w:val="none" w:sz="0" w:space="0" w:color="auto"/>
            <w:left w:val="none" w:sz="0" w:space="0" w:color="auto"/>
            <w:bottom w:val="none" w:sz="0" w:space="0" w:color="auto"/>
            <w:right w:val="none" w:sz="0" w:space="0" w:color="auto"/>
          </w:divBdr>
        </w:div>
      </w:divsChild>
    </w:div>
    <w:div w:id="1016032407">
      <w:bodyDiv w:val="1"/>
      <w:marLeft w:val="0"/>
      <w:marRight w:val="0"/>
      <w:marTop w:val="0"/>
      <w:marBottom w:val="0"/>
      <w:divBdr>
        <w:top w:val="none" w:sz="0" w:space="0" w:color="auto"/>
        <w:left w:val="none" w:sz="0" w:space="0" w:color="auto"/>
        <w:bottom w:val="none" w:sz="0" w:space="0" w:color="auto"/>
        <w:right w:val="none" w:sz="0" w:space="0" w:color="auto"/>
      </w:divBdr>
      <w:divsChild>
        <w:div w:id="2036418593">
          <w:marLeft w:val="0"/>
          <w:marRight w:val="0"/>
          <w:marTop w:val="0"/>
          <w:marBottom w:val="0"/>
          <w:divBdr>
            <w:top w:val="none" w:sz="0" w:space="0" w:color="auto"/>
            <w:left w:val="none" w:sz="0" w:space="0" w:color="auto"/>
            <w:bottom w:val="none" w:sz="0" w:space="0" w:color="auto"/>
            <w:right w:val="none" w:sz="0" w:space="0" w:color="auto"/>
          </w:divBdr>
        </w:div>
      </w:divsChild>
    </w:div>
    <w:div w:id="1017728708">
      <w:bodyDiv w:val="1"/>
      <w:marLeft w:val="0"/>
      <w:marRight w:val="0"/>
      <w:marTop w:val="0"/>
      <w:marBottom w:val="0"/>
      <w:divBdr>
        <w:top w:val="none" w:sz="0" w:space="0" w:color="auto"/>
        <w:left w:val="none" w:sz="0" w:space="0" w:color="auto"/>
        <w:bottom w:val="none" w:sz="0" w:space="0" w:color="auto"/>
        <w:right w:val="none" w:sz="0" w:space="0" w:color="auto"/>
      </w:divBdr>
      <w:divsChild>
        <w:div w:id="2083747890">
          <w:marLeft w:val="0"/>
          <w:marRight w:val="0"/>
          <w:marTop w:val="0"/>
          <w:marBottom w:val="0"/>
          <w:divBdr>
            <w:top w:val="none" w:sz="0" w:space="0" w:color="auto"/>
            <w:left w:val="none" w:sz="0" w:space="0" w:color="auto"/>
            <w:bottom w:val="none" w:sz="0" w:space="0" w:color="auto"/>
            <w:right w:val="none" w:sz="0" w:space="0" w:color="auto"/>
          </w:divBdr>
        </w:div>
      </w:divsChild>
    </w:div>
    <w:div w:id="1031298511">
      <w:bodyDiv w:val="1"/>
      <w:marLeft w:val="0"/>
      <w:marRight w:val="0"/>
      <w:marTop w:val="0"/>
      <w:marBottom w:val="0"/>
      <w:divBdr>
        <w:top w:val="none" w:sz="0" w:space="0" w:color="auto"/>
        <w:left w:val="none" w:sz="0" w:space="0" w:color="auto"/>
        <w:bottom w:val="none" w:sz="0" w:space="0" w:color="auto"/>
        <w:right w:val="none" w:sz="0" w:space="0" w:color="auto"/>
      </w:divBdr>
      <w:divsChild>
        <w:div w:id="443621687">
          <w:marLeft w:val="0"/>
          <w:marRight w:val="0"/>
          <w:marTop w:val="0"/>
          <w:marBottom w:val="0"/>
          <w:divBdr>
            <w:top w:val="none" w:sz="0" w:space="0" w:color="auto"/>
            <w:left w:val="none" w:sz="0" w:space="0" w:color="auto"/>
            <w:bottom w:val="none" w:sz="0" w:space="0" w:color="auto"/>
            <w:right w:val="none" w:sz="0" w:space="0" w:color="auto"/>
          </w:divBdr>
        </w:div>
      </w:divsChild>
    </w:div>
    <w:div w:id="1058285984">
      <w:bodyDiv w:val="1"/>
      <w:marLeft w:val="0"/>
      <w:marRight w:val="0"/>
      <w:marTop w:val="0"/>
      <w:marBottom w:val="0"/>
      <w:divBdr>
        <w:top w:val="none" w:sz="0" w:space="0" w:color="auto"/>
        <w:left w:val="none" w:sz="0" w:space="0" w:color="auto"/>
        <w:bottom w:val="none" w:sz="0" w:space="0" w:color="auto"/>
        <w:right w:val="none" w:sz="0" w:space="0" w:color="auto"/>
      </w:divBdr>
      <w:divsChild>
        <w:div w:id="548296732">
          <w:marLeft w:val="0"/>
          <w:marRight w:val="0"/>
          <w:marTop w:val="0"/>
          <w:marBottom w:val="0"/>
          <w:divBdr>
            <w:top w:val="none" w:sz="0" w:space="0" w:color="auto"/>
            <w:left w:val="none" w:sz="0" w:space="0" w:color="auto"/>
            <w:bottom w:val="none" w:sz="0" w:space="0" w:color="auto"/>
            <w:right w:val="none" w:sz="0" w:space="0" w:color="auto"/>
          </w:divBdr>
        </w:div>
      </w:divsChild>
    </w:div>
    <w:div w:id="1074399402">
      <w:bodyDiv w:val="1"/>
      <w:marLeft w:val="0"/>
      <w:marRight w:val="0"/>
      <w:marTop w:val="0"/>
      <w:marBottom w:val="0"/>
      <w:divBdr>
        <w:top w:val="none" w:sz="0" w:space="0" w:color="auto"/>
        <w:left w:val="none" w:sz="0" w:space="0" w:color="auto"/>
        <w:bottom w:val="none" w:sz="0" w:space="0" w:color="auto"/>
        <w:right w:val="none" w:sz="0" w:space="0" w:color="auto"/>
      </w:divBdr>
    </w:div>
    <w:div w:id="1109465937">
      <w:bodyDiv w:val="1"/>
      <w:marLeft w:val="0"/>
      <w:marRight w:val="0"/>
      <w:marTop w:val="0"/>
      <w:marBottom w:val="0"/>
      <w:divBdr>
        <w:top w:val="none" w:sz="0" w:space="0" w:color="auto"/>
        <w:left w:val="none" w:sz="0" w:space="0" w:color="auto"/>
        <w:bottom w:val="none" w:sz="0" w:space="0" w:color="auto"/>
        <w:right w:val="none" w:sz="0" w:space="0" w:color="auto"/>
      </w:divBdr>
      <w:divsChild>
        <w:div w:id="1713459991">
          <w:marLeft w:val="0"/>
          <w:marRight w:val="0"/>
          <w:marTop w:val="0"/>
          <w:marBottom w:val="0"/>
          <w:divBdr>
            <w:top w:val="none" w:sz="0" w:space="0" w:color="auto"/>
            <w:left w:val="none" w:sz="0" w:space="0" w:color="auto"/>
            <w:bottom w:val="none" w:sz="0" w:space="0" w:color="auto"/>
            <w:right w:val="none" w:sz="0" w:space="0" w:color="auto"/>
          </w:divBdr>
        </w:div>
      </w:divsChild>
    </w:div>
    <w:div w:id="1116169712">
      <w:bodyDiv w:val="1"/>
      <w:marLeft w:val="0"/>
      <w:marRight w:val="0"/>
      <w:marTop w:val="0"/>
      <w:marBottom w:val="0"/>
      <w:divBdr>
        <w:top w:val="none" w:sz="0" w:space="0" w:color="auto"/>
        <w:left w:val="none" w:sz="0" w:space="0" w:color="auto"/>
        <w:bottom w:val="none" w:sz="0" w:space="0" w:color="auto"/>
        <w:right w:val="none" w:sz="0" w:space="0" w:color="auto"/>
      </w:divBdr>
      <w:divsChild>
        <w:div w:id="2011054313">
          <w:marLeft w:val="0"/>
          <w:marRight w:val="0"/>
          <w:marTop w:val="0"/>
          <w:marBottom w:val="0"/>
          <w:divBdr>
            <w:top w:val="none" w:sz="0" w:space="0" w:color="auto"/>
            <w:left w:val="none" w:sz="0" w:space="0" w:color="auto"/>
            <w:bottom w:val="none" w:sz="0" w:space="0" w:color="auto"/>
            <w:right w:val="none" w:sz="0" w:space="0" w:color="auto"/>
          </w:divBdr>
        </w:div>
      </w:divsChild>
    </w:div>
    <w:div w:id="1116172773">
      <w:bodyDiv w:val="1"/>
      <w:marLeft w:val="0"/>
      <w:marRight w:val="0"/>
      <w:marTop w:val="0"/>
      <w:marBottom w:val="0"/>
      <w:divBdr>
        <w:top w:val="none" w:sz="0" w:space="0" w:color="auto"/>
        <w:left w:val="none" w:sz="0" w:space="0" w:color="auto"/>
        <w:bottom w:val="none" w:sz="0" w:space="0" w:color="auto"/>
        <w:right w:val="none" w:sz="0" w:space="0" w:color="auto"/>
      </w:divBdr>
      <w:divsChild>
        <w:div w:id="1662272325">
          <w:marLeft w:val="0"/>
          <w:marRight w:val="0"/>
          <w:marTop w:val="0"/>
          <w:marBottom w:val="0"/>
          <w:divBdr>
            <w:top w:val="none" w:sz="0" w:space="0" w:color="auto"/>
            <w:left w:val="none" w:sz="0" w:space="0" w:color="auto"/>
            <w:bottom w:val="none" w:sz="0" w:space="0" w:color="auto"/>
            <w:right w:val="none" w:sz="0" w:space="0" w:color="auto"/>
          </w:divBdr>
        </w:div>
      </w:divsChild>
    </w:div>
    <w:div w:id="1140269124">
      <w:bodyDiv w:val="1"/>
      <w:marLeft w:val="0"/>
      <w:marRight w:val="0"/>
      <w:marTop w:val="0"/>
      <w:marBottom w:val="0"/>
      <w:divBdr>
        <w:top w:val="none" w:sz="0" w:space="0" w:color="auto"/>
        <w:left w:val="none" w:sz="0" w:space="0" w:color="auto"/>
        <w:bottom w:val="none" w:sz="0" w:space="0" w:color="auto"/>
        <w:right w:val="none" w:sz="0" w:space="0" w:color="auto"/>
      </w:divBdr>
    </w:div>
    <w:div w:id="1152986092">
      <w:bodyDiv w:val="1"/>
      <w:marLeft w:val="0"/>
      <w:marRight w:val="0"/>
      <w:marTop w:val="0"/>
      <w:marBottom w:val="0"/>
      <w:divBdr>
        <w:top w:val="none" w:sz="0" w:space="0" w:color="auto"/>
        <w:left w:val="none" w:sz="0" w:space="0" w:color="auto"/>
        <w:bottom w:val="none" w:sz="0" w:space="0" w:color="auto"/>
        <w:right w:val="none" w:sz="0" w:space="0" w:color="auto"/>
      </w:divBdr>
    </w:div>
    <w:div w:id="1159150399">
      <w:bodyDiv w:val="1"/>
      <w:marLeft w:val="0"/>
      <w:marRight w:val="0"/>
      <w:marTop w:val="0"/>
      <w:marBottom w:val="0"/>
      <w:divBdr>
        <w:top w:val="none" w:sz="0" w:space="0" w:color="auto"/>
        <w:left w:val="none" w:sz="0" w:space="0" w:color="auto"/>
        <w:bottom w:val="none" w:sz="0" w:space="0" w:color="auto"/>
        <w:right w:val="none" w:sz="0" w:space="0" w:color="auto"/>
      </w:divBdr>
      <w:divsChild>
        <w:div w:id="1355230730">
          <w:marLeft w:val="0"/>
          <w:marRight w:val="0"/>
          <w:marTop w:val="0"/>
          <w:marBottom w:val="0"/>
          <w:divBdr>
            <w:top w:val="none" w:sz="0" w:space="0" w:color="auto"/>
            <w:left w:val="none" w:sz="0" w:space="0" w:color="auto"/>
            <w:bottom w:val="none" w:sz="0" w:space="0" w:color="auto"/>
            <w:right w:val="none" w:sz="0" w:space="0" w:color="auto"/>
          </w:divBdr>
        </w:div>
      </w:divsChild>
    </w:div>
    <w:div w:id="1160269086">
      <w:bodyDiv w:val="1"/>
      <w:marLeft w:val="0"/>
      <w:marRight w:val="0"/>
      <w:marTop w:val="0"/>
      <w:marBottom w:val="0"/>
      <w:divBdr>
        <w:top w:val="none" w:sz="0" w:space="0" w:color="auto"/>
        <w:left w:val="none" w:sz="0" w:space="0" w:color="auto"/>
        <w:bottom w:val="none" w:sz="0" w:space="0" w:color="auto"/>
        <w:right w:val="none" w:sz="0" w:space="0" w:color="auto"/>
      </w:divBdr>
      <w:divsChild>
        <w:div w:id="1099060352">
          <w:marLeft w:val="0"/>
          <w:marRight w:val="0"/>
          <w:marTop w:val="0"/>
          <w:marBottom w:val="0"/>
          <w:divBdr>
            <w:top w:val="none" w:sz="0" w:space="0" w:color="auto"/>
            <w:left w:val="none" w:sz="0" w:space="0" w:color="auto"/>
            <w:bottom w:val="none" w:sz="0" w:space="0" w:color="auto"/>
            <w:right w:val="none" w:sz="0" w:space="0" w:color="auto"/>
          </w:divBdr>
        </w:div>
      </w:divsChild>
    </w:div>
    <w:div w:id="1172836751">
      <w:bodyDiv w:val="1"/>
      <w:marLeft w:val="0"/>
      <w:marRight w:val="0"/>
      <w:marTop w:val="0"/>
      <w:marBottom w:val="0"/>
      <w:divBdr>
        <w:top w:val="none" w:sz="0" w:space="0" w:color="auto"/>
        <w:left w:val="none" w:sz="0" w:space="0" w:color="auto"/>
        <w:bottom w:val="none" w:sz="0" w:space="0" w:color="auto"/>
        <w:right w:val="none" w:sz="0" w:space="0" w:color="auto"/>
      </w:divBdr>
      <w:divsChild>
        <w:div w:id="2140026225">
          <w:marLeft w:val="0"/>
          <w:marRight w:val="0"/>
          <w:marTop w:val="0"/>
          <w:marBottom w:val="0"/>
          <w:divBdr>
            <w:top w:val="none" w:sz="0" w:space="0" w:color="auto"/>
            <w:left w:val="none" w:sz="0" w:space="0" w:color="auto"/>
            <w:bottom w:val="none" w:sz="0" w:space="0" w:color="auto"/>
            <w:right w:val="none" w:sz="0" w:space="0" w:color="auto"/>
          </w:divBdr>
        </w:div>
      </w:divsChild>
    </w:div>
    <w:div w:id="1180659422">
      <w:bodyDiv w:val="1"/>
      <w:marLeft w:val="0"/>
      <w:marRight w:val="0"/>
      <w:marTop w:val="0"/>
      <w:marBottom w:val="0"/>
      <w:divBdr>
        <w:top w:val="none" w:sz="0" w:space="0" w:color="auto"/>
        <w:left w:val="none" w:sz="0" w:space="0" w:color="auto"/>
        <w:bottom w:val="none" w:sz="0" w:space="0" w:color="auto"/>
        <w:right w:val="none" w:sz="0" w:space="0" w:color="auto"/>
      </w:divBdr>
      <w:divsChild>
        <w:div w:id="1716392473">
          <w:marLeft w:val="0"/>
          <w:marRight w:val="0"/>
          <w:marTop w:val="0"/>
          <w:marBottom w:val="0"/>
          <w:divBdr>
            <w:top w:val="none" w:sz="0" w:space="0" w:color="auto"/>
            <w:left w:val="none" w:sz="0" w:space="0" w:color="auto"/>
            <w:bottom w:val="none" w:sz="0" w:space="0" w:color="auto"/>
            <w:right w:val="none" w:sz="0" w:space="0" w:color="auto"/>
          </w:divBdr>
        </w:div>
      </w:divsChild>
    </w:div>
    <w:div w:id="1182008909">
      <w:bodyDiv w:val="1"/>
      <w:marLeft w:val="0"/>
      <w:marRight w:val="0"/>
      <w:marTop w:val="0"/>
      <w:marBottom w:val="0"/>
      <w:divBdr>
        <w:top w:val="none" w:sz="0" w:space="0" w:color="auto"/>
        <w:left w:val="none" w:sz="0" w:space="0" w:color="auto"/>
        <w:bottom w:val="none" w:sz="0" w:space="0" w:color="auto"/>
        <w:right w:val="none" w:sz="0" w:space="0" w:color="auto"/>
      </w:divBdr>
      <w:divsChild>
        <w:div w:id="1650863294">
          <w:marLeft w:val="0"/>
          <w:marRight w:val="0"/>
          <w:marTop w:val="0"/>
          <w:marBottom w:val="0"/>
          <w:divBdr>
            <w:top w:val="none" w:sz="0" w:space="0" w:color="auto"/>
            <w:left w:val="none" w:sz="0" w:space="0" w:color="auto"/>
            <w:bottom w:val="none" w:sz="0" w:space="0" w:color="auto"/>
            <w:right w:val="none" w:sz="0" w:space="0" w:color="auto"/>
          </w:divBdr>
          <w:divsChild>
            <w:div w:id="210922870">
              <w:marLeft w:val="0"/>
              <w:marRight w:val="0"/>
              <w:marTop w:val="0"/>
              <w:marBottom w:val="0"/>
              <w:divBdr>
                <w:top w:val="none" w:sz="0" w:space="0" w:color="auto"/>
                <w:left w:val="none" w:sz="0" w:space="0" w:color="auto"/>
                <w:bottom w:val="none" w:sz="0" w:space="0" w:color="auto"/>
                <w:right w:val="none" w:sz="0" w:space="0" w:color="auto"/>
              </w:divBdr>
              <w:divsChild>
                <w:div w:id="185363504">
                  <w:marLeft w:val="0"/>
                  <w:marRight w:val="0"/>
                  <w:marTop w:val="0"/>
                  <w:marBottom w:val="0"/>
                  <w:divBdr>
                    <w:top w:val="none" w:sz="0" w:space="0" w:color="auto"/>
                    <w:left w:val="none" w:sz="0" w:space="0" w:color="auto"/>
                    <w:bottom w:val="none" w:sz="0" w:space="0" w:color="auto"/>
                    <w:right w:val="none" w:sz="0" w:space="0" w:color="auto"/>
                  </w:divBdr>
                  <w:divsChild>
                    <w:div w:id="1180969497">
                      <w:marLeft w:val="0"/>
                      <w:marRight w:val="0"/>
                      <w:marTop w:val="0"/>
                      <w:marBottom w:val="0"/>
                      <w:divBdr>
                        <w:top w:val="none" w:sz="0" w:space="0" w:color="auto"/>
                        <w:left w:val="none" w:sz="0" w:space="0" w:color="auto"/>
                        <w:bottom w:val="none" w:sz="0" w:space="0" w:color="auto"/>
                        <w:right w:val="none" w:sz="0" w:space="0" w:color="auto"/>
                      </w:divBdr>
                      <w:divsChild>
                        <w:div w:id="1435638371">
                          <w:marLeft w:val="0"/>
                          <w:marRight w:val="0"/>
                          <w:marTop w:val="0"/>
                          <w:marBottom w:val="0"/>
                          <w:divBdr>
                            <w:top w:val="none" w:sz="0" w:space="0" w:color="auto"/>
                            <w:left w:val="none" w:sz="0" w:space="0" w:color="auto"/>
                            <w:bottom w:val="none" w:sz="0" w:space="0" w:color="auto"/>
                            <w:right w:val="none" w:sz="0" w:space="0" w:color="auto"/>
                          </w:divBdr>
                          <w:divsChild>
                            <w:div w:id="449668973">
                              <w:marLeft w:val="0"/>
                              <w:marRight w:val="0"/>
                              <w:marTop w:val="0"/>
                              <w:marBottom w:val="0"/>
                              <w:divBdr>
                                <w:top w:val="none" w:sz="0" w:space="0" w:color="auto"/>
                                <w:left w:val="none" w:sz="0" w:space="0" w:color="auto"/>
                                <w:bottom w:val="none" w:sz="0" w:space="0" w:color="auto"/>
                                <w:right w:val="none" w:sz="0" w:space="0" w:color="auto"/>
                              </w:divBdr>
                              <w:divsChild>
                                <w:div w:id="678432880">
                                  <w:marLeft w:val="0"/>
                                  <w:marRight w:val="0"/>
                                  <w:marTop w:val="0"/>
                                  <w:marBottom w:val="0"/>
                                  <w:divBdr>
                                    <w:top w:val="none" w:sz="0" w:space="0" w:color="auto"/>
                                    <w:left w:val="none" w:sz="0" w:space="0" w:color="auto"/>
                                    <w:bottom w:val="none" w:sz="0" w:space="0" w:color="auto"/>
                                    <w:right w:val="none" w:sz="0" w:space="0" w:color="auto"/>
                                  </w:divBdr>
                                  <w:divsChild>
                                    <w:div w:id="708528281">
                                      <w:marLeft w:val="0"/>
                                      <w:marRight w:val="0"/>
                                      <w:marTop w:val="0"/>
                                      <w:marBottom w:val="0"/>
                                      <w:divBdr>
                                        <w:top w:val="none" w:sz="0" w:space="0" w:color="auto"/>
                                        <w:left w:val="none" w:sz="0" w:space="0" w:color="auto"/>
                                        <w:bottom w:val="none" w:sz="0" w:space="0" w:color="auto"/>
                                        <w:right w:val="none" w:sz="0" w:space="0" w:color="auto"/>
                                      </w:divBdr>
                                      <w:divsChild>
                                        <w:div w:id="8253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4754926">
          <w:marLeft w:val="0"/>
          <w:marRight w:val="0"/>
          <w:marTop w:val="0"/>
          <w:marBottom w:val="0"/>
          <w:divBdr>
            <w:top w:val="none" w:sz="0" w:space="0" w:color="auto"/>
            <w:left w:val="none" w:sz="0" w:space="0" w:color="auto"/>
            <w:bottom w:val="none" w:sz="0" w:space="0" w:color="auto"/>
            <w:right w:val="none" w:sz="0" w:space="0" w:color="auto"/>
          </w:divBdr>
          <w:divsChild>
            <w:div w:id="220798641">
              <w:marLeft w:val="0"/>
              <w:marRight w:val="0"/>
              <w:marTop w:val="0"/>
              <w:marBottom w:val="0"/>
              <w:divBdr>
                <w:top w:val="none" w:sz="0" w:space="0" w:color="auto"/>
                <w:left w:val="none" w:sz="0" w:space="0" w:color="auto"/>
                <w:bottom w:val="none" w:sz="0" w:space="0" w:color="auto"/>
                <w:right w:val="none" w:sz="0" w:space="0" w:color="auto"/>
              </w:divBdr>
              <w:divsChild>
                <w:div w:id="1957255730">
                  <w:marLeft w:val="0"/>
                  <w:marRight w:val="0"/>
                  <w:marTop w:val="0"/>
                  <w:marBottom w:val="0"/>
                  <w:divBdr>
                    <w:top w:val="none" w:sz="0" w:space="0" w:color="auto"/>
                    <w:left w:val="none" w:sz="0" w:space="0" w:color="auto"/>
                    <w:bottom w:val="none" w:sz="0" w:space="0" w:color="auto"/>
                    <w:right w:val="none" w:sz="0" w:space="0" w:color="auto"/>
                  </w:divBdr>
                  <w:divsChild>
                    <w:div w:id="172770388">
                      <w:marLeft w:val="0"/>
                      <w:marRight w:val="0"/>
                      <w:marTop w:val="0"/>
                      <w:marBottom w:val="0"/>
                      <w:divBdr>
                        <w:top w:val="none" w:sz="0" w:space="0" w:color="auto"/>
                        <w:left w:val="none" w:sz="0" w:space="0" w:color="auto"/>
                        <w:bottom w:val="none" w:sz="0" w:space="0" w:color="auto"/>
                        <w:right w:val="none" w:sz="0" w:space="0" w:color="auto"/>
                      </w:divBdr>
                      <w:divsChild>
                        <w:div w:id="1698657061">
                          <w:marLeft w:val="0"/>
                          <w:marRight w:val="0"/>
                          <w:marTop w:val="0"/>
                          <w:marBottom w:val="0"/>
                          <w:divBdr>
                            <w:top w:val="none" w:sz="0" w:space="0" w:color="auto"/>
                            <w:left w:val="none" w:sz="0" w:space="0" w:color="auto"/>
                            <w:bottom w:val="none" w:sz="0" w:space="0" w:color="auto"/>
                            <w:right w:val="none" w:sz="0" w:space="0" w:color="auto"/>
                          </w:divBdr>
                          <w:divsChild>
                            <w:div w:id="101846713">
                              <w:marLeft w:val="0"/>
                              <w:marRight w:val="0"/>
                              <w:marTop w:val="0"/>
                              <w:marBottom w:val="0"/>
                              <w:divBdr>
                                <w:top w:val="none" w:sz="0" w:space="0" w:color="auto"/>
                                <w:left w:val="none" w:sz="0" w:space="0" w:color="auto"/>
                                <w:bottom w:val="none" w:sz="0" w:space="0" w:color="auto"/>
                                <w:right w:val="none" w:sz="0" w:space="0" w:color="auto"/>
                              </w:divBdr>
                              <w:divsChild>
                                <w:div w:id="39682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240104">
                  <w:marLeft w:val="0"/>
                  <w:marRight w:val="0"/>
                  <w:marTop w:val="0"/>
                  <w:marBottom w:val="0"/>
                  <w:divBdr>
                    <w:top w:val="none" w:sz="0" w:space="0" w:color="auto"/>
                    <w:left w:val="none" w:sz="0" w:space="0" w:color="auto"/>
                    <w:bottom w:val="none" w:sz="0" w:space="0" w:color="auto"/>
                    <w:right w:val="none" w:sz="0" w:space="0" w:color="auto"/>
                  </w:divBdr>
                  <w:divsChild>
                    <w:div w:id="1580284671">
                      <w:marLeft w:val="0"/>
                      <w:marRight w:val="0"/>
                      <w:marTop w:val="0"/>
                      <w:marBottom w:val="0"/>
                      <w:divBdr>
                        <w:top w:val="none" w:sz="0" w:space="0" w:color="auto"/>
                        <w:left w:val="none" w:sz="0" w:space="0" w:color="auto"/>
                        <w:bottom w:val="none" w:sz="0" w:space="0" w:color="auto"/>
                        <w:right w:val="none" w:sz="0" w:space="0" w:color="auto"/>
                      </w:divBdr>
                      <w:divsChild>
                        <w:div w:id="1629311141">
                          <w:marLeft w:val="0"/>
                          <w:marRight w:val="0"/>
                          <w:marTop w:val="0"/>
                          <w:marBottom w:val="0"/>
                          <w:divBdr>
                            <w:top w:val="none" w:sz="0" w:space="0" w:color="auto"/>
                            <w:left w:val="none" w:sz="0" w:space="0" w:color="auto"/>
                            <w:bottom w:val="none" w:sz="0" w:space="0" w:color="auto"/>
                            <w:right w:val="none" w:sz="0" w:space="0" w:color="auto"/>
                          </w:divBdr>
                          <w:divsChild>
                            <w:div w:id="1037697577">
                              <w:marLeft w:val="0"/>
                              <w:marRight w:val="0"/>
                              <w:marTop w:val="0"/>
                              <w:marBottom w:val="0"/>
                              <w:divBdr>
                                <w:top w:val="none" w:sz="0" w:space="0" w:color="auto"/>
                                <w:left w:val="none" w:sz="0" w:space="0" w:color="auto"/>
                                <w:bottom w:val="none" w:sz="0" w:space="0" w:color="auto"/>
                                <w:right w:val="none" w:sz="0" w:space="0" w:color="auto"/>
                              </w:divBdr>
                              <w:divsChild>
                                <w:div w:id="1525438058">
                                  <w:marLeft w:val="0"/>
                                  <w:marRight w:val="0"/>
                                  <w:marTop w:val="0"/>
                                  <w:marBottom w:val="0"/>
                                  <w:divBdr>
                                    <w:top w:val="none" w:sz="0" w:space="0" w:color="auto"/>
                                    <w:left w:val="none" w:sz="0" w:space="0" w:color="auto"/>
                                    <w:bottom w:val="none" w:sz="0" w:space="0" w:color="auto"/>
                                    <w:right w:val="none" w:sz="0" w:space="0" w:color="auto"/>
                                  </w:divBdr>
                                  <w:divsChild>
                                    <w:div w:id="110992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3979192">
      <w:bodyDiv w:val="1"/>
      <w:marLeft w:val="0"/>
      <w:marRight w:val="0"/>
      <w:marTop w:val="0"/>
      <w:marBottom w:val="0"/>
      <w:divBdr>
        <w:top w:val="none" w:sz="0" w:space="0" w:color="auto"/>
        <w:left w:val="none" w:sz="0" w:space="0" w:color="auto"/>
        <w:bottom w:val="none" w:sz="0" w:space="0" w:color="auto"/>
        <w:right w:val="none" w:sz="0" w:space="0" w:color="auto"/>
      </w:divBdr>
    </w:div>
    <w:div w:id="1194732796">
      <w:bodyDiv w:val="1"/>
      <w:marLeft w:val="0"/>
      <w:marRight w:val="0"/>
      <w:marTop w:val="0"/>
      <w:marBottom w:val="0"/>
      <w:divBdr>
        <w:top w:val="none" w:sz="0" w:space="0" w:color="auto"/>
        <w:left w:val="none" w:sz="0" w:space="0" w:color="auto"/>
        <w:bottom w:val="none" w:sz="0" w:space="0" w:color="auto"/>
        <w:right w:val="none" w:sz="0" w:space="0" w:color="auto"/>
      </w:divBdr>
    </w:div>
    <w:div w:id="1201821844">
      <w:bodyDiv w:val="1"/>
      <w:marLeft w:val="0"/>
      <w:marRight w:val="0"/>
      <w:marTop w:val="0"/>
      <w:marBottom w:val="0"/>
      <w:divBdr>
        <w:top w:val="none" w:sz="0" w:space="0" w:color="auto"/>
        <w:left w:val="none" w:sz="0" w:space="0" w:color="auto"/>
        <w:bottom w:val="none" w:sz="0" w:space="0" w:color="auto"/>
        <w:right w:val="none" w:sz="0" w:space="0" w:color="auto"/>
      </w:divBdr>
      <w:divsChild>
        <w:div w:id="1560675163">
          <w:marLeft w:val="0"/>
          <w:marRight w:val="0"/>
          <w:marTop w:val="0"/>
          <w:marBottom w:val="0"/>
          <w:divBdr>
            <w:top w:val="none" w:sz="0" w:space="0" w:color="auto"/>
            <w:left w:val="none" w:sz="0" w:space="0" w:color="auto"/>
            <w:bottom w:val="none" w:sz="0" w:space="0" w:color="auto"/>
            <w:right w:val="none" w:sz="0" w:space="0" w:color="auto"/>
          </w:divBdr>
        </w:div>
      </w:divsChild>
    </w:div>
    <w:div w:id="1229613739">
      <w:bodyDiv w:val="1"/>
      <w:marLeft w:val="0"/>
      <w:marRight w:val="0"/>
      <w:marTop w:val="0"/>
      <w:marBottom w:val="0"/>
      <w:divBdr>
        <w:top w:val="none" w:sz="0" w:space="0" w:color="auto"/>
        <w:left w:val="none" w:sz="0" w:space="0" w:color="auto"/>
        <w:bottom w:val="none" w:sz="0" w:space="0" w:color="auto"/>
        <w:right w:val="none" w:sz="0" w:space="0" w:color="auto"/>
      </w:divBdr>
      <w:divsChild>
        <w:div w:id="1978759155">
          <w:marLeft w:val="0"/>
          <w:marRight w:val="0"/>
          <w:marTop w:val="0"/>
          <w:marBottom w:val="0"/>
          <w:divBdr>
            <w:top w:val="none" w:sz="0" w:space="0" w:color="auto"/>
            <w:left w:val="none" w:sz="0" w:space="0" w:color="auto"/>
            <w:bottom w:val="none" w:sz="0" w:space="0" w:color="auto"/>
            <w:right w:val="none" w:sz="0" w:space="0" w:color="auto"/>
          </w:divBdr>
        </w:div>
      </w:divsChild>
    </w:div>
    <w:div w:id="1232693378">
      <w:bodyDiv w:val="1"/>
      <w:marLeft w:val="0"/>
      <w:marRight w:val="0"/>
      <w:marTop w:val="0"/>
      <w:marBottom w:val="0"/>
      <w:divBdr>
        <w:top w:val="none" w:sz="0" w:space="0" w:color="auto"/>
        <w:left w:val="none" w:sz="0" w:space="0" w:color="auto"/>
        <w:bottom w:val="none" w:sz="0" w:space="0" w:color="auto"/>
        <w:right w:val="none" w:sz="0" w:space="0" w:color="auto"/>
      </w:divBdr>
      <w:divsChild>
        <w:div w:id="2062901186">
          <w:marLeft w:val="0"/>
          <w:marRight w:val="0"/>
          <w:marTop w:val="0"/>
          <w:marBottom w:val="0"/>
          <w:divBdr>
            <w:top w:val="none" w:sz="0" w:space="0" w:color="auto"/>
            <w:left w:val="none" w:sz="0" w:space="0" w:color="auto"/>
            <w:bottom w:val="none" w:sz="0" w:space="0" w:color="auto"/>
            <w:right w:val="none" w:sz="0" w:space="0" w:color="auto"/>
          </w:divBdr>
        </w:div>
      </w:divsChild>
    </w:div>
    <w:div w:id="1233002208">
      <w:bodyDiv w:val="1"/>
      <w:marLeft w:val="0"/>
      <w:marRight w:val="0"/>
      <w:marTop w:val="0"/>
      <w:marBottom w:val="0"/>
      <w:divBdr>
        <w:top w:val="none" w:sz="0" w:space="0" w:color="auto"/>
        <w:left w:val="none" w:sz="0" w:space="0" w:color="auto"/>
        <w:bottom w:val="none" w:sz="0" w:space="0" w:color="auto"/>
        <w:right w:val="none" w:sz="0" w:space="0" w:color="auto"/>
      </w:divBdr>
    </w:div>
    <w:div w:id="1254782434">
      <w:bodyDiv w:val="1"/>
      <w:marLeft w:val="0"/>
      <w:marRight w:val="0"/>
      <w:marTop w:val="0"/>
      <w:marBottom w:val="0"/>
      <w:divBdr>
        <w:top w:val="none" w:sz="0" w:space="0" w:color="auto"/>
        <w:left w:val="none" w:sz="0" w:space="0" w:color="auto"/>
        <w:bottom w:val="none" w:sz="0" w:space="0" w:color="auto"/>
        <w:right w:val="none" w:sz="0" w:space="0" w:color="auto"/>
      </w:divBdr>
      <w:divsChild>
        <w:div w:id="623266790">
          <w:marLeft w:val="0"/>
          <w:marRight w:val="0"/>
          <w:marTop w:val="0"/>
          <w:marBottom w:val="0"/>
          <w:divBdr>
            <w:top w:val="none" w:sz="0" w:space="0" w:color="auto"/>
            <w:left w:val="none" w:sz="0" w:space="0" w:color="auto"/>
            <w:bottom w:val="none" w:sz="0" w:space="0" w:color="auto"/>
            <w:right w:val="none" w:sz="0" w:space="0" w:color="auto"/>
          </w:divBdr>
        </w:div>
      </w:divsChild>
    </w:div>
    <w:div w:id="1257011422">
      <w:bodyDiv w:val="1"/>
      <w:marLeft w:val="0"/>
      <w:marRight w:val="0"/>
      <w:marTop w:val="0"/>
      <w:marBottom w:val="0"/>
      <w:divBdr>
        <w:top w:val="none" w:sz="0" w:space="0" w:color="auto"/>
        <w:left w:val="none" w:sz="0" w:space="0" w:color="auto"/>
        <w:bottom w:val="none" w:sz="0" w:space="0" w:color="auto"/>
        <w:right w:val="none" w:sz="0" w:space="0" w:color="auto"/>
      </w:divBdr>
      <w:divsChild>
        <w:div w:id="180700921">
          <w:marLeft w:val="0"/>
          <w:marRight w:val="0"/>
          <w:marTop w:val="0"/>
          <w:marBottom w:val="0"/>
          <w:divBdr>
            <w:top w:val="none" w:sz="0" w:space="0" w:color="auto"/>
            <w:left w:val="none" w:sz="0" w:space="0" w:color="auto"/>
            <w:bottom w:val="none" w:sz="0" w:space="0" w:color="auto"/>
            <w:right w:val="none" w:sz="0" w:space="0" w:color="auto"/>
          </w:divBdr>
        </w:div>
      </w:divsChild>
    </w:div>
    <w:div w:id="1260486089">
      <w:bodyDiv w:val="1"/>
      <w:marLeft w:val="0"/>
      <w:marRight w:val="0"/>
      <w:marTop w:val="0"/>
      <w:marBottom w:val="0"/>
      <w:divBdr>
        <w:top w:val="none" w:sz="0" w:space="0" w:color="auto"/>
        <w:left w:val="none" w:sz="0" w:space="0" w:color="auto"/>
        <w:bottom w:val="none" w:sz="0" w:space="0" w:color="auto"/>
        <w:right w:val="none" w:sz="0" w:space="0" w:color="auto"/>
      </w:divBdr>
    </w:div>
    <w:div w:id="1260943461">
      <w:bodyDiv w:val="1"/>
      <w:marLeft w:val="0"/>
      <w:marRight w:val="0"/>
      <w:marTop w:val="0"/>
      <w:marBottom w:val="0"/>
      <w:divBdr>
        <w:top w:val="none" w:sz="0" w:space="0" w:color="auto"/>
        <w:left w:val="none" w:sz="0" w:space="0" w:color="auto"/>
        <w:bottom w:val="none" w:sz="0" w:space="0" w:color="auto"/>
        <w:right w:val="none" w:sz="0" w:space="0" w:color="auto"/>
      </w:divBdr>
      <w:divsChild>
        <w:div w:id="149758813">
          <w:marLeft w:val="0"/>
          <w:marRight w:val="0"/>
          <w:marTop w:val="0"/>
          <w:marBottom w:val="0"/>
          <w:divBdr>
            <w:top w:val="none" w:sz="0" w:space="0" w:color="auto"/>
            <w:left w:val="none" w:sz="0" w:space="0" w:color="auto"/>
            <w:bottom w:val="none" w:sz="0" w:space="0" w:color="auto"/>
            <w:right w:val="none" w:sz="0" w:space="0" w:color="auto"/>
          </w:divBdr>
        </w:div>
      </w:divsChild>
    </w:div>
    <w:div w:id="1262763845">
      <w:bodyDiv w:val="1"/>
      <w:marLeft w:val="0"/>
      <w:marRight w:val="0"/>
      <w:marTop w:val="0"/>
      <w:marBottom w:val="0"/>
      <w:divBdr>
        <w:top w:val="none" w:sz="0" w:space="0" w:color="auto"/>
        <w:left w:val="none" w:sz="0" w:space="0" w:color="auto"/>
        <w:bottom w:val="none" w:sz="0" w:space="0" w:color="auto"/>
        <w:right w:val="none" w:sz="0" w:space="0" w:color="auto"/>
      </w:divBdr>
      <w:divsChild>
        <w:div w:id="459694279">
          <w:marLeft w:val="0"/>
          <w:marRight w:val="0"/>
          <w:marTop w:val="0"/>
          <w:marBottom w:val="0"/>
          <w:divBdr>
            <w:top w:val="none" w:sz="0" w:space="0" w:color="auto"/>
            <w:left w:val="none" w:sz="0" w:space="0" w:color="auto"/>
            <w:bottom w:val="none" w:sz="0" w:space="0" w:color="auto"/>
            <w:right w:val="none" w:sz="0" w:space="0" w:color="auto"/>
          </w:divBdr>
        </w:div>
      </w:divsChild>
    </w:div>
    <w:div w:id="1275940027">
      <w:bodyDiv w:val="1"/>
      <w:marLeft w:val="0"/>
      <w:marRight w:val="0"/>
      <w:marTop w:val="0"/>
      <w:marBottom w:val="0"/>
      <w:divBdr>
        <w:top w:val="none" w:sz="0" w:space="0" w:color="auto"/>
        <w:left w:val="none" w:sz="0" w:space="0" w:color="auto"/>
        <w:bottom w:val="none" w:sz="0" w:space="0" w:color="auto"/>
        <w:right w:val="none" w:sz="0" w:space="0" w:color="auto"/>
      </w:divBdr>
      <w:divsChild>
        <w:div w:id="2132823544">
          <w:marLeft w:val="0"/>
          <w:marRight w:val="0"/>
          <w:marTop w:val="0"/>
          <w:marBottom w:val="0"/>
          <w:divBdr>
            <w:top w:val="none" w:sz="0" w:space="0" w:color="auto"/>
            <w:left w:val="none" w:sz="0" w:space="0" w:color="auto"/>
            <w:bottom w:val="none" w:sz="0" w:space="0" w:color="auto"/>
            <w:right w:val="none" w:sz="0" w:space="0" w:color="auto"/>
          </w:divBdr>
        </w:div>
      </w:divsChild>
    </w:div>
    <w:div w:id="1285886765">
      <w:bodyDiv w:val="1"/>
      <w:marLeft w:val="0"/>
      <w:marRight w:val="0"/>
      <w:marTop w:val="0"/>
      <w:marBottom w:val="0"/>
      <w:divBdr>
        <w:top w:val="none" w:sz="0" w:space="0" w:color="auto"/>
        <w:left w:val="none" w:sz="0" w:space="0" w:color="auto"/>
        <w:bottom w:val="none" w:sz="0" w:space="0" w:color="auto"/>
        <w:right w:val="none" w:sz="0" w:space="0" w:color="auto"/>
      </w:divBdr>
      <w:divsChild>
        <w:div w:id="27226028">
          <w:marLeft w:val="0"/>
          <w:marRight w:val="0"/>
          <w:marTop w:val="0"/>
          <w:marBottom w:val="0"/>
          <w:divBdr>
            <w:top w:val="none" w:sz="0" w:space="0" w:color="auto"/>
            <w:left w:val="none" w:sz="0" w:space="0" w:color="auto"/>
            <w:bottom w:val="none" w:sz="0" w:space="0" w:color="auto"/>
            <w:right w:val="none" w:sz="0" w:space="0" w:color="auto"/>
          </w:divBdr>
        </w:div>
      </w:divsChild>
    </w:div>
    <w:div w:id="1286884547">
      <w:bodyDiv w:val="1"/>
      <w:marLeft w:val="0"/>
      <w:marRight w:val="0"/>
      <w:marTop w:val="0"/>
      <w:marBottom w:val="0"/>
      <w:divBdr>
        <w:top w:val="none" w:sz="0" w:space="0" w:color="auto"/>
        <w:left w:val="none" w:sz="0" w:space="0" w:color="auto"/>
        <w:bottom w:val="none" w:sz="0" w:space="0" w:color="auto"/>
        <w:right w:val="none" w:sz="0" w:space="0" w:color="auto"/>
      </w:divBdr>
    </w:div>
    <w:div w:id="1288076225">
      <w:bodyDiv w:val="1"/>
      <w:marLeft w:val="0"/>
      <w:marRight w:val="0"/>
      <w:marTop w:val="0"/>
      <w:marBottom w:val="0"/>
      <w:divBdr>
        <w:top w:val="none" w:sz="0" w:space="0" w:color="auto"/>
        <w:left w:val="none" w:sz="0" w:space="0" w:color="auto"/>
        <w:bottom w:val="none" w:sz="0" w:space="0" w:color="auto"/>
        <w:right w:val="none" w:sz="0" w:space="0" w:color="auto"/>
      </w:divBdr>
      <w:divsChild>
        <w:div w:id="537204179">
          <w:marLeft w:val="0"/>
          <w:marRight w:val="0"/>
          <w:marTop w:val="0"/>
          <w:marBottom w:val="0"/>
          <w:divBdr>
            <w:top w:val="none" w:sz="0" w:space="0" w:color="auto"/>
            <w:left w:val="none" w:sz="0" w:space="0" w:color="auto"/>
            <w:bottom w:val="none" w:sz="0" w:space="0" w:color="auto"/>
            <w:right w:val="none" w:sz="0" w:space="0" w:color="auto"/>
          </w:divBdr>
        </w:div>
      </w:divsChild>
    </w:div>
    <w:div w:id="1298219070">
      <w:bodyDiv w:val="1"/>
      <w:marLeft w:val="0"/>
      <w:marRight w:val="0"/>
      <w:marTop w:val="0"/>
      <w:marBottom w:val="0"/>
      <w:divBdr>
        <w:top w:val="none" w:sz="0" w:space="0" w:color="auto"/>
        <w:left w:val="none" w:sz="0" w:space="0" w:color="auto"/>
        <w:bottom w:val="none" w:sz="0" w:space="0" w:color="auto"/>
        <w:right w:val="none" w:sz="0" w:space="0" w:color="auto"/>
      </w:divBdr>
      <w:divsChild>
        <w:div w:id="136924117">
          <w:marLeft w:val="0"/>
          <w:marRight w:val="0"/>
          <w:marTop w:val="0"/>
          <w:marBottom w:val="0"/>
          <w:divBdr>
            <w:top w:val="none" w:sz="0" w:space="0" w:color="auto"/>
            <w:left w:val="none" w:sz="0" w:space="0" w:color="auto"/>
            <w:bottom w:val="none" w:sz="0" w:space="0" w:color="auto"/>
            <w:right w:val="none" w:sz="0" w:space="0" w:color="auto"/>
          </w:divBdr>
        </w:div>
      </w:divsChild>
    </w:div>
    <w:div w:id="1300916916">
      <w:bodyDiv w:val="1"/>
      <w:marLeft w:val="0"/>
      <w:marRight w:val="0"/>
      <w:marTop w:val="0"/>
      <w:marBottom w:val="0"/>
      <w:divBdr>
        <w:top w:val="none" w:sz="0" w:space="0" w:color="auto"/>
        <w:left w:val="none" w:sz="0" w:space="0" w:color="auto"/>
        <w:bottom w:val="none" w:sz="0" w:space="0" w:color="auto"/>
        <w:right w:val="none" w:sz="0" w:space="0" w:color="auto"/>
      </w:divBdr>
      <w:divsChild>
        <w:div w:id="474180184">
          <w:marLeft w:val="0"/>
          <w:marRight w:val="0"/>
          <w:marTop w:val="0"/>
          <w:marBottom w:val="0"/>
          <w:divBdr>
            <w:top w:val="none" w:sz="0" w:space="0" w:color="auto"/>
            <w:left w:val="none" w:sz="0" w:space="0" w:color="auto"/>
            <w:bottom w:val="none" w:sz="0" w:space="0" w:color="auto"/>
            <w:right w:val="none" w:sz="0" w:space="0" w:color="auto"/>
          </w:divBdr>
        </w:div>
      </w:divsChild>
    </w:div>
    <w:div w:id="1312634452">
      <w:bodyDiv w:val="1"/>
      <w:marLeft w:val="0"/>
      <w:marRight w:val="0"/>
      <w:marTop w:val="0"/>
      <w:marBottom w:val="0"/>
      <w:divBdr>
        <w:top w:val="none" w:sz="0" w:space="0" w:color="auto"/>
        <w:left w:val="none" w:sz="0" w:space="0" w:color="auto"/>
        <w:bottom w:val="none" w:sz="0" w:space="0" w:color="auto"/>
        <w:right w:val="none" w:sz="0" w:space="0" w:color="auto"/>
      </w:divBdr>
      <w:divsChild>
        <w:div w:id="541868299">
          <w:marLeft w:val="0"/>
          <w:marRight w:val="0"/>
          <w:marTop w:val="0"/>
          <w:marBottom w:val="0"/>
          <w:divBdr>
            <w:top w:val="none" w:sz="0" w:space="0" w:color="auto"/>
            <w:left w:val="none" w:sz="0" w:space="0" w:color="auto"/>
            <w:bottom w:val="none" w:sz="0" w:space="0" w:color="auto"/>
            <w:right w:val="none" w:sz="0" w:space="0" w:color="auto"/>
          </w:divBdr>
        </w:div>
      </w:divsChild>
    </w:div>
    <w:div w:id="1315185549">
      <w:bodyDiv w:val="1"/>
      <w:marLeft w:val="0"/>
      <w:marRight w:val="0"/>
      <w:marTop w:val="0"/>
      <w:marBottom w:val="0"/>
      <w:divBdr>
        <w:top w:val="none" w:sz="0" w:space="0" w:color="auto"/>
        <w:left w:val="none" w:sz="0" w:space="0" w:color="auto"/>
        <w:bottom w:val="none" w:sz="0" w:space="0" w:color="auto"/>
        <w:right w:val="none" w:sz="0" w:space="0" w:color="auto"/>
      </w:divBdr>
      <w:divsChild>
        <w:div w:id="1971399892">
          <w:marLeft w:val="0"/>
          <w:marRight w:val="0"/>
          <w:marTop w:val="0"/>
          <w:marBottom w:val="0"/>
          <w:divBdr>
            <w:top w:val="none" w:sz="0" w:space="0" w:color="auto"/>
            <w:left w:val="none" w:sz="0" w:space="0" w:color="auto"/>
            <w:bottom w:val="none" w:sz="0" w:space="0" w:color="auto"/>
            <w:right w:val="none" w:sz="0" w:space="0" w:color="auto"/>
          </w:divBdr>
        </w:div>
      </w:divsChild>
    </w:div>
    <w:div w:id="1322345680">
      <w:bodyDiv w:val="1"/>
      <w:marLeft w:val="0"/>
      <w:marRight w:val="0"/>
      <w:marTop w:val="0"/>
      <w:marBottom w:val="0"/>
      <w:divBdr>
        <w:top w:val="none" w:sz="0" w:space="0" w:color="auto"/>
        <w:left w:val="none" w:sz="0" w:space="0" w:color="auto"/>
        <w:bottom w:val="none" w:sz="0" w:space="0" w:color="auto"/>
        <w:right w:val="none" w:sz="0" w:space="0" w:color="auto"/>
      </w:divBdr>
    </w:div>
    <w:div w:id="1340964861">
      <w:bodyDiv w:val="1"/>
      <w:marLeft w:val="0"/>
      <w:marRight w:val="0"/>
      <w:marTop w:val="0"/>
      <w:marBottom w:val="0"/>
      <w:divBdr>
        <w:top w:val="none" w:sz="0" w:space="0" w:color="auto"/>
        <w:left w:val="none" w:sz="0" w:space="0" w:color="auto"/>
        <w:bottom w:val="none" w:sz="0" w:space="0" w:color="auto"/>
        <w:right w:val="none" w:sz="0" w:space="0" w:color="auto"/>
      </w:divBdr>
      <w:divsChild>
        <w:div w:id="236668191">
          <w:marLeft w:val="0"/>
          <w:marRight w:val="0"/>
          <w:marTop w:val="0"/>
          <w:marBottom w:val="0"/>
          <w:divBdr>
            <w:top w:val="none" w:sz="0" w:space="0" w:color="auto"/>
            <w:left w:val="none" w:sz="0" w:space="0" w:color="auto"/>
            <w:bottom w:val="none" w:sz="0" w:space="0" w:color="auto"/>
            <w:right w:val="none" w:sz="0" w:space="0" w:color="auto"/>
          </w:divBdr>
        </w:div>
      </w:divsChild>
    </w:div>
    <w:div w:id="1342243189">
      <w:bodyDiv w:val="1"/>
      <w:marLeft w:val="0"/>
      <w:marRight w:val="0"/>
      <w:marTop w:val="0"/>
      <w:marBottom w:val="0"/>
      <w:divBdr>
        <w:top w:val="none" w:sz="0" w:space="0" w:color="auto"/>
        <w:left w:val="none" w:sz="0" w:space="0" w:color="auto"/>
        <w:bottom w:val="none" w:sz="0" w:space="0" w:color="auto"/>
        <w:right w:val="none" w:sz="0" w:space="0" w:color="auto"/>
      </w:divBdr>
      <w:divsChild>
        <w:div w:id="1583830444">
          <w:marLeft w:val="0"/>
          <w:marRight w:val="0"/>
          <w:marTop w:val="0"/>
          <w:marBottom w:val="0"/>
          <w:divBdr>
            <w:top w:val="none" w:sz="0" w:space="0" w:color="auto"/>
            <w:left w:val="none" w:sz="0" w:space="0" w:color="auto"/>
            <w:bottom w:val="none" w:sz="0" w:space="0" w:color="auto"/>
            <w:right w:val="none" w:sz="0" w:space="0" w:color="auto"/>
          </w:divBdr>
        </w:div>
      </w:divsChild>
    </w:div>
    <w:div w:id="1355154939">
      <w:bodyDiv w:val="1"/>
      <w:marLeft w:val="0"/>
      <w:marRight w:val="0"/>
      <w:marTop w:val="0"/>
      <w:marBottom w:val="0"/>
      <w:divBdr>
        <w:top w:val="none" w:sz="0" w:space="0" w:color="auto"/>
        <w:left w:val="none" w:sz="0" w:space="0" w:color="auto"/>
        <w:bottom w:val="none" w:sz="0" w:space="0" w:color="auto"/>
        <w:right w:val="none" w:sz="0" w:space="0" w:color="auto"/>
      </w:divBdr>
      <w:divsChild>
        <w:div w:id="147062839">
          <w:marLeft w:val="0"/>
          <w:marRight w:val="0"/>
          <w:marTop w:val="0"/>
          <w:marBottom w:val="0"/>
          <w:divBdr>
            <w:top w:val="none" w:sz="0" w:space="0" w:color="auto"/>
            <w:left w:val="none" w:sz="0" w:space="0" w:color="auto"/>
            <w:bottom w:val="none" w:sz="0" w:space="0" w:color="auto"/>
            <w:right w:val="none" w:sz="0" w:space="0" w:color="auto"/>
          </w:divBdr>
        </w:div>
      </w:divsChild>
    </w:div>
    <w:div w:id="1377462651">
      <w:bodyDiv w:val="1"/>
      <w:marLeft w:val="0"/>
      <w:marRight w:val="0"/>
      <w:marTop w:val="0"/>
      <w:marBottom w:val="0"/>
      <w:divBdr>
        <w:top w:val="none" w:sz="0" w:space="0" w:color="auto"/>
        <w:left w:val="none" w:sz="0" w:space="0" w:color="auto"/>
        <w:bottom w:val="none" w:sz="0" w:space="0" w:color="auto"/>
        <w:right w:val="none" w:sz="0" w:space="0" w:color="auto"/>
      </w:divBdr>
      <w:divsChild>
        <w:div w:id="120805027">
          <w:marLeft w:val="0"/>
          <w:marRight w:val="0"/>
          <w:marTop w:val="0"/>
          <w:marBottom w:val="0"/>
          <w:divBdr>
            <w:top w:val="none" w:sz="0" w:space="0" w:color="auto"/>
            <w:left w:val="none" w:sz="0" w:space="0" w:color="auto"/>
            <w:bottom w:val="none" w:sz="0" w:space="0" w:color="auto"/>
            <w:right w:val="none" w:sz="0" w:space="0" w:color="auto"/>
          </w:divBdr>
        </w:div>
      </w:divsChild>
    </w:div>
    <w:div w:id="1379549461">
      <w:bodyDiv w:val="1"/>
      <w:marLeft w:val="0"/>
      <w:marRight w:val="0"/>
      <w:marTop w:val="0"/>
      <w:marBottom w:val="0"/>
      <w:divBdr>
        <w:top w:val="none" w:sz="0" w:space="0" w:color="auto"/>
        <w:left w:val="none" w:sz="0" w:space="0" w:color="auto"/>
        <w:bottom w:val="none" w:sz="0" w:space="0" w:color="auto"/>
        <w:right w:val="none" w:sz="0" w:space="0" w:color="auto"/>
      </w:divBdr>
      <w:divsChild>
        <w:div w:id="2040160138">
          <w:marLeft w:val="0"/>
          <w:marRight w:val="0"/>
          <w:marTop w:val="0"/>
          <w:marBottom w:val="0"/>
          <w:divBdr>
            <w:top w:val="none" w:sz="0" w:space="0" w:color="auto"/>
            <w:left w:val="none" w:sz="0" w:space="0" w:color="auto"/>
            <w:bottom w:val="none" w:sz="0" w:space="0" w:color="auto"/>
            <w:right w:val="none" w:sz="0" w:space="0" w:color="auto"/>
          </w:divBdr>
        </w:div>
      </w:divsChild>
    </w:div>
    <w:div w:id="1392538959">
      <w:bodyDiv w:val="1"/>
      <w:marLeft w:val="0"/>
      <w:marRight w:val="0"/>
      <w:marTop w:val="0"/>
      <w:marBottom w:val="0"/>
      <w:divBdr>
        <w:top w:val="none" w:sz="0" w:space="0" w:color="auto"/>
        <w:left w:val="none" w:sz="0" w:space="0" w:color="auto"/>
        <w:bottom w:val="none" w:sz="0" w:space="0" w:color="auto"/>
        <w:right w:val="none" w:sz="0" w:space="0" w:color="auto"/>
      </w:divBdr>
      <w:divsChild>
        <w:div w:id="1757899429">
          <w:marLeft w:val="0"/>
          <w:marRight w:val="0"/>
          <w:marTop w:val="0"/>
          <w:marBottom w:val="0"/>
          <w:divBdr>
            <w:top w:val="none" w:sz="0" w:space="0" w:color="auto"/>
            <w:left w:val="none" w:sz="0" w:space="0" w:color="auto"/>
            <w:bottom w:val="none" w:sz="0" w:space="0" w:color="auto"/>
            <w:right w:val="none" w:sz="0" w:space="0" w:color="auto"/>
          </w:divBdr>
        </w:div>
      </w:divsChild>
    </w:div>
    <w:div w:id="1418210364">
      <w:bodyDiv w:val="1"/>
      <w:marLeft w:val="0"/>
      <w:marRight w:val="0"/>
      <w:marTop w:val="0"/>
      <w:marBottom w:val="0"/>
      <w:divBdr>
        <w:top w:val="none" w:sz="0" w:space="0" w:color="auto"/>
        <w:left w:val="none" w:sz="0" w:space="0" w:color="auto"/>
        <w:bottom w:val="none" w:sz="0" w:space="0" w:color="auto"/>
        <w:right w:val="none" w:sz="0" w:space="0" w:color="auto"/>
      </w:divBdr>
    </w:div>
    <w:div w:id="1437362738">
      <w:bodyDiv w:val="1"/>
      <w:marLeft w:val="0"/>
      <w:marRight w:val="0"/>
      <w:marTop w:val="0"/>
      <w:marBottom w:val="0"/>
      <w:divBdr>
        <w:top w:val="none" w:sz="0" w:space="0" w:color="auto"/>
        <w:left w:val="none" w:sz="0" w:space="0" w:color="auto"/>
        <w:bottom w:val="none" w:sz="0" w:space="0" w:color="auto"/>
        <w:right w:val="none" w:sz="0" w:space="0" w:color="auto"/>
      </w:divBdr>
      <w:divsChild>
        <w:div w:id="2142649187">
          <w:marLeft w:val="0"/>
          <w:marRight w:val="0"/>
          <w:marTop w:val="0"/>
          <w:marBottom w:val="0"/>
          <w:divBdr>
            <w:top w:val="none" w:sz="0" w:space="0" w:color="auto"/>
            <w:left w:val="none" w:sz="0" w:space="0" w:color="auto"/>
            <w:bottom w:val="none" w:sz="0" w:space="0" w:color="auto"/>
            <w:right w:val="none" w:sz="0" w:space="0" w:color="auto"/>
          </w:divBdr>
        </w:div>
      </w:divsChild>
    </w:div>
    <w:div w:id="1438451910">
      <w:bodyDiv w:val="1"/>
      <w:marLeft w:val="0"/>
      <w:marRight w:val="0"/>
      <w:marTop w:val="0"/>
      <w:marBottom w:val="0"/>
      <w:divBdr>
        <w:top w:val="none" w:sz="0" w:space="0" w:color="auto"/>
        <w:left w:val="none" w:sz="0" w:space="0" w:color="auto"/>
        <w:bottom w:val="none" w:sz="0" w:space="0" w:color="auto"/>
        <w:right w:val="none" w:sz="0" w:space="0" w:color="auto"/>
      </w:divBdr>
      <w:divsChild>
        <w:div w:id="1372342805">
          <w:marLeft w:val="0"/>
          <w:marRight w:val="0"/>
          <w:marTop w:val="0"/>
          <w:marBottom w:val="0"/>
          <w:divBdr>
            <w:top w:val="none" w:sz="0" w:space="0" w:color="auto"/>
            <w:left w:val="none" w:sz="0" w:space="0" w:color="auto"/>
            <w:bottom w:val="none" w:sz="0" w:space="0" w:color="auto"/>
            <w:right w:val="none" w:sz="0" w:space="0" w:color="auto"/>
          </w:divBdr>
          <w:divsChild>
            <w:div w:id="236940462">
              <w:marLeft w:val="0"/>
              <w:marRight w:val="0"/>
              <w:marTop w:val="0"/>
              <w:marBottom w:val="0"/>
              <w:divBdr>
                <w:top w:val="none" w:sz="0" w:space="0" w:color="auto"/>
                <w:left w:val="none" w:sz="0" w:space="0" w:color="auto"/>
                <w:bottom w:val="none" w:sz="0" w:space="0" w:color="auto"/>
                <w:right w:val="none" w:sz="0" w:space="0" w:color="auto"/>
              </w:divBdr>
            </w:div>
            <w:div w:id="15007849">
              <w:marLeft w:val="0"/>
              <w:marRight w:val="0"/>
              <w:marTop w:val="0"/>
              <w:marBottom w:val="0"/>
              <w:divBdr>
                <w:top w:val="none" w:sz="0" w:space="0" w:color="auto"/>
                <w:left w:val="none" w:sz="0" w:space="0" w:color="auto"/>
                <w:bottom w:val="none" w:sz="0" w:space="0" w:color="auto"/>
                <w:right w:val="none" w:sz="0" w:space="0" w:color="auto"/>
              </w:divBdr>
              <w:divsChild>
                <w:div w:id="1919822377">
                  <w:marLeft w:val="0"/>
                  <w:marRight w:val="0"/>
                  <w:marTop w:val="0"/>
                  <w:marBottom w:val="0"/>
                  <w:divBdr>
                    <w:top w:val="none" w:sz="0" w:space="0" w:color="auto"/>
                    <w:left w:val="none" w:sz="0" w:space="0" w:color="auto"/>
                    <w:bottom w:val="none" w:sz="0" w:space="0" w:color="auto"/>
                    <w:right w:val="none" w:sz="0" w:space="0" w:color="auto"/>
                  </w:divBdr>
                  <w:divsChild>
                    <w:div w:id="204586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24478">
              <w:marLeft w:val="0"/>
              <w:marRight w:val="0"/>
              <w:marTop w:val="0"/>
              <w:marBottom w:val="0"/>
              <w:divBdr>
                <w:top w:val="none" w:sz="0" w:space="0" w:color="auto"/>
                <w:left w:val="none" w:sz="0" w:space="0" w:color="auto"/>
                <w:bottom w:val="none" w:sz="0" w:space="0" w:color="auto"/>
                <w:right w:val="none" w:sz="0" w:space="0" w:color="auto"/>
              </w:divBdr>
            </w:div>
          </w:divsChild>
        </w:div>
        <w:div w:id="502400026">
          <w:marLeft w:val="0"/>
          <w:marRight w:val="0"/>
          <w:marTop w:val="0"/>
          <w:marBottom w:val="0"/>
          <w:divBdr>
            <w:top w:val="none" w:sz="0" w:space="0" w:color="auto"/>
            <w:left w:val="none" w:sz="0" w:space="0" w:color="auto"/>
            <w:bottom w:val="none" w:sz="0" w:space="0" w:color="auto"/>
            <w:right w:val="none" w:sz="0" w:space="0" w:color="auto"/>
          </w:divBdr>
          <w:divsChild>
            <w:div w:id="339164773">
              <w:marLeft w:val="0"/>
              <w:marRight w:val="0"/>
              <w:marTop w:val="0"/>
              <w:marBottom w:val="0"/>
              <w:divBdr>
                <w:top w:val="none" w:sz="0" w:space="0" w:color="auto"/>
                <w:left w:val="none" w:sz="0" w:space="0" w:color="auto"/>
                <w:bottom w:val="none" w:sz="0" w:space="0" w:color="auto"/>
                <w:right w:val="none" w:sz="0" w:space="0" w:color="auto"/>
              </w:divBdr>
            </w:div>
            <w:div w:id="135149200">
              <w:marLeft w:val="0"/>
              <w:marRight w:val="0"/>
              <w:marTop w:val="0"/>
              <w:marBottom w:val="0"/>
              <w:divBdr>
                <w:top w:val="none" w:sz="0" w:space="0" w:color="auto"/>
                <w:left w:val="none" w:sz="0" w:space="0" w:color="auto"/>
                <w:bottom w:val="none" w:sz="0" w:space="0" w:color="auto"/>
                <w:right w:val="none" w:sz="0" w:space="0" w:color="auto"/>
              </w:divBdr>
              <w:divsChild>
                <w:div w:id="63653149">
                  <w:marLeft w:val="0"/>
                  <w:marRight w:val="0"/>
                  <w:marTop w:val="0"/>
                  <w:marBottom w:val="0"/>
                  <w:divBdr>
                    <w:top w:val="none" w:sz="0" w:space="0" w:color="auto"/>
                    <w:left w:val="none" w:sz="0" w:space="0" w:color="auto"/>
                    <w:bottom w:val="none" w:sz="0" w:space="0" w:color="auto"/>
                    <w:right w:val="none" w:sz="0" w:space="0" w:color="auto"/>
                  </w:divBdr>
                  <w:divsChild>
                    <w:div w:id="106791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3182">
              <w:marLeft w:val="0"/>
              <w:marRight w:val="0"/>
              <w:marTop w:val="0"/>
              <w:marBottom w:val="0"/>
              <w:divBdr>
                <w:top w:val="none" w:sz="0" w:space="0" w:color="auto"/>
                <w:left w:val="none" w:sz="0" w:space="0" w:color="auto"/>
                <w:bottom w:val="none" w:sz="0" w:space="0" w:color="auto"/>
                <w:right w:val="none" w:sz="0" w:space="0" w:color="auto"/>
              </w:divBdr>
            </w:div>
          </w:divsChild>
        </w:div>
        <w:div w:id="1422876782">
          <w:marLeft w:val="0"/>
          <w:marRight w:val="0"/>
          <w:marTop w:val="0"/>
          <w:marBottom w:val="0"/>
          <w:divBdr>
            <w:top w:val="none" w:sz="0" w:space="0" w:color="auto"/>
            <w:left w:val="none" w:sz="0" w:space="0" w:color="auto"/>
            <w:bottom w:val="none" w:sz="0" w:space="0" w:color="auto"/>
            <w:right w:val="none" w:sz="0" w:space="0" w:color="auto"/>
          </w:divBdr>
          <w:divsChild>
            <w:div w:id="557470797">
              <w:marLeft w:val="0"/>
              <w:marRight w:val="0"/>
              <w:marTop w:val="0"/>
              <w:marBottom w:val="0"/>
              <w:divBdr>
                <w:top w:val="none" w:sz="0" w:space="0" w:color="auto"/>
                <w:left w:val="none" w:sz="0" w:space="0" w:color="auto"/>
                <w:bottom w:val="none" w:sz="0" w:space="0" w:color="auto"/>
                <w:right w:val="none" w:sz="0" w:space="0" w:color="auto"/>
              </w:divBdr>
            </w:div>
            <w:div w:id="1043098782">
              <w:marLeft w:val="0"/>
              <w:marRight w:val="0"/>
              <w:marTop w:val="0"/>
              <w:marBottom w:val="0"/>
              <w:divBdr>
                <w:top w:val="none" w:sz="0" w:space="0" w:color="auto"/>
                <w:left w:val="none" w:sz="0" w:space="0" w:color="auto"/>
                <w:bottom w:val="none" w:sz="0" w:space="0" w:color="auto"/>
                <w:right w:val="none" w:sz="0" w:space="0" w:color="auto"/>
              </w:divBdr>
              <w:divsChild>
                <w:div w:id="592327421">
                  <w:marLeft w:val="0"/>
                  <w:marRight w:val="0"/>
                  <w:marTop w:val="0"/>
                  <w:marBottom w:val="0"/>
                  <w:divBdr>
                    <w:top w:val="none" w:sz="0" w:space="0" w:color="auto"/>
                    <w:left w:val="none" w:sz="0" w:space="0" w:color="auto"/>
                    <w:bottom w:val="none" w:sz="0" w:space="0" w:color="auto"/>
                    <w:right w:val="none" w:sz="0" w:space="0" w:color="auto"/>
                  </w:divBdr>
                  <w:divsChild>
                    <w:div w:id="88082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4587">
              <w:marLeft w:val="0"/>
              <w:marRight w:val="0"/>
              <w:marTop w:val="0"/>
              <w:marBottom w:val="0"/>
              <w:divBdr>
                <w:top w:val="none" w:sz="0" w:space="0" w:color="auto"/>
                <w:left w:val="none" w:sz="0" w:space="0" w:color="auto"/>
                <w:bottom w:val="none" w:sz="0" w:space="0" w:color="auto"/>
                <w:right w:val="none" w:sz="0" w:space="0" w:color="auto"/>
              </w:divBdr>
            </w:div>
          </w:divsChild>
        </w:div>
        <w:div w:id="1775510876">
          <w:marLeft w:val="0"/>
          <w:marRight w:val="0"/>
          <w:marTop w:val="0"/>
          <w:marBottom w:val="0"/>
          <w:divBdr>
            <w:top w:val="none" w:sz="0" w:space="0" w:color="auto"/>
            <w:left w:val="none" w:sz="0" w:space="0" w:color="auto"/>
            <w:bottom w:val="none" w:sz="0" w:space="0" w:color="auto"/>
            <w:right w:val="none" w:sz="0" w:space="0" w:color="auto"/>
          </w:divBdr>
          <w:divsChild>
            <w:div w:id="88741765">
              <w:marLeft w:val="0"/>
              <w:marRight w:val="0"/>
              <w:marTop w:val="0"/>
              <w:marBottom w:val="0"/>
              <w:divBdr>
                <w:top w:val="none" w:sz="0" w:space="0" w:color="auto"/>
                <w:left w:val="none" w:sz="0" w:space="0" w:color="auto"/>
                <w:bottom w:val="none" w:sz="0" w:space="0" w:color="auto"/>
                <w:right w:val="none" w:sz="0" w:space="0" w:color="auto"/>
              </w:divBdr>
            </w:div>
            <w:div w:id="732462323">
              <w:marLeft w:val="0"/>
              <w:marRight w:val="0"/>
              <w:marTop w:val="0"/>
              <w:marBottom w:val="0"/>
              <w:divBdr>
                <w:top w:val="none" w:sz="0" w:space="0" w:color="auto"/>
                <w:left w:val="none" w:sz="0" w:space="0" w:color="auto"/>
                <w:bottom w:val="none" w:sz="0" w:space="0" w:color="auto"/>
                <w:right w:val="none" w:sz="0" w:space="0" w:color="auto"/>
              </w:divBdr>
              <w:divsChild>
                <w:div w:id="232737908">
                  <w:marLeft w:val="0"/>
                  <w:marRight w:val="0"/>
                  <w:marTop w:val="0"/>
                  <w:marBottom w:val="0"/>
                  <w:divBdr>
                    <w:top w:val="none" w:sz="0" w:space="0" w:color="auto"/>
                    <w:left w:val="none" w:sz="0" w:space="0" w:color="auto"/>
                    <w:bottom w:val="none" w:sz="0" w:space="0" w:color="auto"/>
                    <w:right w:val="none" w:sz="0" w:space="0" w:color="auto"/>
                  </w:divBdr>
                  <w:divsChild>
                    <w:div w:id="171523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6163">
              <w:marLeft w:val="0"/>
              <w:marRight w:val="0"/>
              <w:marTop w:val="0"/>
              <w:marBottom w:val="0"/>
              <w:divBdr>
                <w:top w:val="none" w:sz="0" w:space="0" w:color="auto"/>
                <w:left w:val="none" w:sz="0" w:space="0" w:color="auto"/>
                <w:bottom w:val="none" w:sz="0" w:space="0" w:color="auto"/>
                <w:right w:val="none" w:sz="0" w:space="0" w:color="auto"/>
              </w:divBdr>
            </w:div>
          </w:divsChild>
        </w:div>
        <w:div w:id="1703243154">
          <w:marLeft w:val="0"/>
          <w:marRight w:val="0"/>
          <w:marTop w:val="0"/>
          <w:marBottom w:val="0"/>
          <w:divBdr>
            <w:top w:val="none" w:sz="0" w:space="0" w:color="auto"/>
            <w:left w:val="none" w:sz="0" w:space="0" w:color="auto"/>
            <w:bottom w:val="none" w:sz="0" w:space="0" w:color="auto"/>
            <w:right w:val="none" w:sz="0" w:space="0" w:color="auto"/>
          </w:divBdr>
          <w:divsChild>
            <w:div w:id="1285038863">
              <w:marLeft w:val="0"/>
              <w:marRight w:val="0"/>
              <w:marTop w:val="0"/>
              <w:marBottom w:val="0"/>
              <w:divBdr>
                <w:top w:val="none" w:sz="0" w:space="0" w:color="auto"/>
                <w:left w:val="none" w:sz="0" w:space="0" w:color="auto"/>
                <w:bottom w:val="none" w:sz="0" w:space="0" w:color="auto"/>
                <w:right w:val="none" w:sz="0" w:space="0" w:color="auto"/>
              </w:divBdr>
            </w:div>
            <w:div w:id="1525048933">
              <w:marLeft w:val="0"/>
              <w:marRight w:val="0"/>
              <w:marTop w:val="0"/>
              <w:marBottom w:val="0"/>
              <w:divBdr>
                <w:top w:val="none" w:sz="0" w:space="0" w:color="auto"/>
                <w:left w:val="none" w:sz="0" w:space="0" w:color="auto"/>
                <w:bottom w:val="none" w:sz="0" w:space="0" w:color="auto"/>
                <w:right w:val="none" w:sz="0" w:space="0" w:color="auto"/>
              </w:divBdr>
              <w:divsChild>
                <w:div w:id="1369448052">
                  <w:marLeft w:val="0"/>
                  <w:marRight w:val="0"/>
                  <w:marTop w:val="0"/>
                  <w:marBottom w:val="0"/>
                  <w:divBdr>
                    <w:top w:val="none" w:sz="0" w:space="0" w:color="auto"/>
                    <w:left w:val="none" w:sz="0" w:space="0" w:color="auto"/>
                    <w:bottom w:val="none" w:sz="0" w:space="0" w:color="auto"/>
                    <w:right w:val="none" w:sz="0" w:space="0" w:color="auto"/>
                  </w:divBdr>
                  <w:divsChild>
                    <w:div w:id="213216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8119">
              <w:marLeft w:val="0"/>
              <w:marRight w:val="0"/>
              <w:marTop w:val="0"/>
              <w:marBottom w:val="0"/>
              <w:divBdr>
                <w:top w:val="none" w:sz="0" w:space="0" w:color="auto"/>
                <w:left w:val="none" w:sz="0" w:space="0" w:color="auto"/>
                <w:bottom w:val="none" w:sz="0" w:space="0" w:color="auto"/>
                <w:right w:val="none" w:sz="0" w:space="0" w:color="auto"/>
              </w:divBdr>
            </w:div>
          </w:divsChild>
        </w:div>
        <w:div w:id="1618834467">
          <w:marLeft w:val="0"/>
          <w:marRight w:val="0"/>
          <w:marTop w:val="0"/>
          <w:marBottom w:val="0"/>
          <w:divBdr>
            <w:top w:val="none" w:sz="0" w:space="0" w:color="auto"/>
            <w:left w:val="none" w:sz="0" w:space="0" w:color="auto"/>
            <w:bottom w:val="none" w:sz="0" w:space="0" w:color="auto"/>
            <w:right w:val="none" w:sz="0" w:space="0" w:color="auto"/>
          </w:divBdr>
          <w:divsChild>
            <w:div w:id="504980791">
              <w:marLeft w:val="0"/>
              <w:marRight w:val="0"/>
              <w:marTop w:val="0"/>
              <w:marBottom w:val="0"/>
              <w:divBdr>
                <w:top w:val="none" w:sz="0" w:space="0" w:color="auto"/>
                <w:left w:val="none" w:sz="0" w:space="0" w:color="auto"/>
                <w:bottom w:val="none" w:sz="0" w:space="0" w:color="auto"/>
                <w:right w:val="none" w:sz="0" w:space="0" w:color="auto"/>
              </w:divBdr>
            </w:div>
            <w:div w:id="1367757900">
              <w:marLeft w:val="0"/>
              <w:marRight w:val="0"/>
              <w:marTop w:val="0"/>
              <w:marBottom w:val="0"/>
              <w:divBdr>
                <w:top w:val="none" w:sz="0" w:space="0" w:color="auto"/>
                <w:left w:val="none" w:sz="0" w:space="0" w:color="auto"/>
                <w:bottom w:val="none" w:sz="0" w:space="0" w:color="auto"/>
                <w:right w:val="none" w:sz="0" w:space="0" w:color="auto"/>
              </w:divBdr>
              <w:divsChild>
                <w:div w:id="207301293">
                  <w:marLeft w:val="0"/>
                  <w:marRight w:val="0"/>
                  <w:marTop w:val="0"/>
                  <w:marBottom w:val="0"/>
                  <w:divBdr>
                    <w:top w:val="none" w:sz="0" w:space="0" w:color="auto"/>
                    <w:left w:val="none" w:sz="0" w:space="0" w:color="auto"/>
                    <w:bottom w:val="none" w:sz="0" w:space="0" w:color="auto"/>
                    <w:right w:val="none" w:sz="0" w:space="0" w:color="auto"/>
                  </w:divBdr>
                  <w:divsChild>
                    <w:div w:id="1084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8694">
              <w:marLeft w:val="0"/>
              <w:marRight w:val="0"/>
              <w:marTop w:val="0"/>
              <w:marBottom w:val="0"/>
              <w:divBdr>
                <w:top w:val="none" w:sz="0" w:space="0" w:color="auto"/>
                <w:left w:val="none" w:sz="0" w:space="0" w:color="auto"/>
                <w:bottom w:val="none" w:sz="0" w:space="0" w:color="auto"/>
                <w:right w:val="none" w:sz="0" w:space="0" w:color="auto"/>
              </w:divBdr>
            </w:div>
          </w:divsChild>
        </w:div>
        <w:div w:id="1125925728">
          <w:marLeft w:val="0"/>
          <w:marRight w:val="0"/>
          <w:marTop w:val="0"/>
          <w:marBottom w:val="0"/>
          <w:divBdr>
            <w:top w:val="none" w:sz="0" w:space="0" w:color="auto"/>
            <w:left w:val="none" w:sz="0" w:space="0" w:color="auto"/>
            <w:bottom w:val="none" w:sz="0" w:space="0" w:color="auto"/>
            <w:right w:val="none" w:sz="0" w:space="0" w:color="auto"/>
          </w:divBdr>
          <w:divsChild>
            <w:div w:id="190383108">
              <w:marLeft w:val="0"/>
              <w:marRight w:val="0"/>
              <w:marTop w:val="0"/>
              <w:marBottom w:val="0"/>
              <w:divBdr>
                <w:top w:val="none" w:sz="0" w:space="0" w:color="auto"/>
                <w:left w:val="none" w:sz="0" w:space="0" w:color="auto"/>
                <w:bottom w:val="none" w:sz="0" w:space="0" w:color="auto"/>
                <w:right w:val="none" w:sz="0" w:space="0" w:color="auto"/>
              </w:divBdr>
            </w:div>
            <w:div w:id="1046367698">
              <w:marLeft w:val="0"/>
              <w:marRight w:val="0"/>
              <w:marTop w:val="0"/>
              <w:marBottom w:val="0"/>
              <w:divBdr>
                <w:top w:val="none" w:sz="0" w:space="0" w:color="auto"/>
                <w:left w:val="none" w:sz="0" w:space="0" w:color="auto"/>
                <w:bottom w:val="none" w:sz="0" w:space="0" w:color="auto"/>
                <w:right w:val="none" w:sz="0" w:space="0" w:color="auto"/>
              </w:divBdr>
              <w:divsChild>
                <w:div w:id="1402483340">
                  <w:marLeft w:val="0"/>
                  <w:marRight w:val="0"/>
                  <w:marTop w:val="0"/>
                  <w:marBottom w:val="0"/>
                  <w:divBdr>
                    <w:top w:val="none" w:sz="0" w:space="0" w:color="auto"/>
                    <w:left w:val="none" w:sz="0" w:space="0" w:color="auto"/>
                    <w:bottom w:val="none" w:sz="0" w:space="0" w:color="auto"/>
                    <w:right w:val="none" w:sz="0" w:space="0" w:color="auto"/>
                  </w:divBdr>
                  <w:divsChild>
                    <w:div w:id="24118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0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33736">
      <w:bodyDiv w:val="1"/>
      <w:marLeft w:val="0"/>
      <w:marRight w:val="0"/>
      <w:marTop w:val="0"/>
      <w:marBottom w:val="0"/>
      <w:divBdr>
        <w:top w:val="none" w:sz="0" w:space="0" w:color="auto"/>
        <w:left w:val="none" w:sz="0" w:space="0" w:color="auto"/>
        <w:bottom w:val="none" w:sz="0" w:space="0" w:color="auto"/>
        <w:right w:val="none" w:sz="0" w:space="0" w:color="auto"/>
      </w:divBdr>
      <w:divsChild>
        <w:div w:id="1450735450">
          <w:marLeft w:val="0"/>
          <w:marRight w:val="0"/>
          <w:marTop w:val="0"/>
          <w:marBottom w:val="120"/>
          <w:divBdr>
            <w:top w:val="single" w:sz="6" w:space="0" w:color="auto"/>
            <w:left w:val="single" w:sz="24" w:space="0" w:color="auto"/>
            <w:bottom w:val="single" w:sz="6" w:space="0" w:color="auto"/>
            <w:right w:val="single" w:sz="6" w:space="0" w:color="auto"/>
          </w:divBdr>
          <w:divsChild>
            <w:div w:id="2059816034">
              <w:marLeft w:val="0"/>
              <w:marRight w:val="0"/>
              <w:marTop w:val="0"/>
              <w:marBottom w:val="0"/>
              <w:divBdr>
                <w:top w:val="none" w:sz="0" w:space="0" w:color="auto"/>
                <w:left w:val="none" w:sz="0" w:space="0" w:color="auto"/>
                <w:bottom w:val="none" w:sz="0" w:space="0" w:color="auto"/>
                <w:right w:val="none" w:sz="0" w:space="0" w:color="auto"/>
              </w:divBdr>
              <w:divsChild>
                <w:div w:id="6865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83726">
      <w:bodyDiv w:val="1"/>
      <w:marLeft w:val="0"/>
      <w:marRight w:val="0"/>
      <w:marTop w:val="0"/>
      <w:marBottom w:val="0"/>
      <w:divBdr>
        <w:top w:val="none" w:sz="0" w:space="0" w:color="auto"/>
        <w:left w:val="none" w:sz="0" w:space="0" w:color="auto"/>
        <w:bottom w:val="none" w:sz="0" w:space="0" w:color="auto"/>
        <w:right w:val="none" w:sz="0" w:space="0" w:color="auto"/>
      </w:divBdr>
      <w:divsChild>
        <w:div w:id="1184395244">
          <w:marLeft w:val="0"/>
          <w:marRight w:val="0"/>
          <w:marTop w:val="0"/>
          <w:marBottom w:val="0"/>
          <w:divBdr>
            <w:top w:val="none" w:sz="0" w:space="0" w:color="auto"/>
            <w:left w:val="none" w:sz="0" w:space="0" w:color="auto"/>
            <w:bottom w:val="none" w:sz="0" w:space="0" w:color="auto"/>
            <w:right w:val="none" w:sz="0" w:space="0" w:color="auto"/>
          </w:divBdr>
        </w:div>
      </w:divsChild>
    </w:div>
    <w:div w:id="1449661463">
      <w:bodyDiv w:val="1"/>
      <w:marLeft w:val="0"/>
      <w:marRight w:val="0"/>
      <w:marTop w:val="0"/>
      <w:marBottom w:val="0"/>
      <w:divBdr>
        <w:top w:val="none" w:sz="0" w:space="0" w:color="auto"/>
        <w:left w:val="none" w:sz="0" w:space="0" w:color="auto"/>
        <w:bottom w:val="none" w:sz="0" w:space="0" w:color="auto"/>
        <w:right w:val="none" w:sz="0" w:space="0" w:color="auto"/>
      </w:divBdr>
    </w:div>
    <w:div w:id="1459883661">
      <w:bodyDiv w:val="1"/>
      <w:marLeft w:val="0"/>
      <w:marRight w:val="0"/>
      <w:marTop w:val="0"/>
      <w:marBottom w:val="0"/>
      <w:divBdr>
        <w:top w:val="none" w:sz="0" w:space="0" w:color="auto"/>
        <w:left w:val="none" w:sz="0" w:space="0" w:color="auto"/>
        <w:bottom w:val="none" w:sz="0" w:space="0" w:color="auto"/>
        <w:right w:val="none" w:sz="0" w:space="0" w:color="auto"/>
      </w:divBdr>
      <w:divsChild>
        <w:div w:id="1429346711">
          <w:marLeft w:val="0"/>
          <w:marRight w:val="0"/>
          <w:marTop w:val="0"/>
          <w:marBottom w:val="0"/>
          <w:divBdr>
            <w:top w:val="none" w:sz="0" w:space="0" w:color="auto"/>
            <w:left w:val="none" w:sz="0" w:space="0" w:color="auto"/>
            <w:bottom w:val="none" w:sz="0" w:space="0" w:color="auto"/>
            <w:right w:val="none" w:sz="0" w:space="0" w:color="auto"/>
          </w:divBdr>
        </w:div>
      </w:divsChild>
    </w:div>
    <w:div w:id="1462723898">
      <w:bodyDiv w:val="1"/>
      <w:marLeft w:val="0"/>
      <w:marRight w:val="0"/>
      <w:marTop w:val="0"/>
      <w:marBottom w:val="0"/>
      <w:divBdr>
        <w:top w:val="none" w:sz="0" w:space="0" w:color="auto"/>
        <w:left w:val="none" w:sz="0" w:space="0" w:color="auto"/>
        <w:bottom w:val="none" w:sz="0" w:space="0" w:color="auto"/>
        <w:right w:val="none" w:sz="0" w:space="0" w:color="auto"/>
      </w:divBdr>
      <w:divsChild>
        <w:div w:id="392312571">
          <w:marLeft w:val="0"/>
          <w:marRight w:val="0"/>
          <w:marTop w:val="0"/>
          <w:marBottom w:val="0"/>
          <w:divBdr>
            <w:top w:val="none" w:sz="0" w:space="0" w:color="auto"/>
            <w:left w:val="none" w:sz="0" w:space="0" w:color="auto"/>
            <w:bottom w:val="none" w:sz="0" w:space="0" w:color="auto"/>
            <w:right w:val="none" w:sz="0" w:space="0" w:color="auto"/>
          </w:divBdr>
          <w:divsChild>
            <w:div w:id="1261179311">
              <w:marLeft w:val="0"/>
              <w:marRight w:val="0"/>
              <w:marTop w:val="0"/>
              <w:marBottom w:val="0"/>
              <w:divBdr>
                <w:top w:val="none" w:sz="0" w:space="0" w:color="auto"/>
                <w:left w:val="none" w:sz="0" w:space="0" w:color="auto"/>
                <w:bottom w:val="none" w:sz="0" w:space="0" w:color="auto"/>
                <w:right w:val="none" w:sz="0" w:space="0" w:color="auto"/>
              </w:divBdr>
            </w:div>
            <w:div w:id="1904439070">
              <w:marLeft w:val="0"/>
              <w:marRight w:val="0"/>
              <w:marTop w:val="0"/>
              <w:marBottom w:val="0"/>
              <w:divBdr>
                <w:top w:val="none" w:sz="0" w:space="0" w:color="auto"/>
                <w:left w:val="none" w:sz="0" w:space="0" w:color="auto"/>
                <w:bottom w:val="none" w:sz="0" w:space="0" w:color="auto"/>
                <w:right w:val="none" w:sz="0" w:space="0" w:color="auto"/>
              </w:divBdr>
              <w:divsChild>
                <w:div w:id="1049768469">
                  <w:marLeft w:val="0"/>
                  <w:marRight w:val="0"/>
                  <w:marTop w:val="0"/>
                  <w:marBottom w:val="0"/>
                  <w:divBdr>
                    <w:top w:val="none" w:sz="0" w:space="0" w:color="auto"/>
                    <w:left w:val="none" w:sz="0" w:space="0" w:color="auto"/>
                    <w:bottom w:val="none" w:sz="0" w:space="0" w:color="auto"/>
                    <w:right w:val="none" w:sz="0" w:space="0" w:color="auto"/>
                  </w:divBdr>
                  <w:divsChild>
                    <w:div w:id="4110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46834">
              <w:marLeft w:val="0"/>
              <w:marRight w:val="0"/>
              <w:marTop w:val="0"/>
              <w:marBottom w:val="0"/>
              <w:divBdr>
                <w:top w:val="none" w:sz="0" w:space="0" w:color="auto"/>
                <w:left w:val="none" w:sz="0" w:space="0" w:color="auto"/>
                <w:bottom w:val="none" w:sz="0" w:space="0" w:color="auto"/>
                <w:right w:val="none" w:sz="0" w:space="0" w:color="auto"/>
              </w:divBdr>
            </w:div>
          </w:divsChild>
        </w:div>
        <w:div w:id="985550572">
          <w:marLeft w:val="0"/>
          <w:marRight w:val="0"/>
          <w:marTop w:val="0"/>
          <w:marBottom w:val="0"/>
          <w:divBdr>
            <w:top w:val="none" w:sz="0" w:space="0" w:color="auto"/>
            <w:left w:val="none" w:sz="0" w:space="0" w:color="auto"/>
            <w:bottom w:val="none" w:sz="0" w:space="0" w:color="auto"/>
            <w:right w:val="none" w:sz="0" w:space="0" w:color="auto"/>
          </w:divBdr>
          <w:divsChild>
            <w:div w:id="1522547176">
              <w:marLeft w:val="0"/>
              <w:marRight w:val="0"/>
              <w:marTop w:val="0"/>
              <w:marBottom w:val="0"/>
              <w:divBdr>
                <w:top w:val="none" w:sz="0" w:space="0" w:color="auto"/>
                <w:left w:val="none" w:sz="0" w:space="0" w:color="auto"/>
                <w:bottom w:val="none" w:sz="0" w:space="0" w:color="auto"/>
                <w:right w:val="none" w:sz="0" w:space="0" w:color="auto"/>
              </w:divBdr>
            </w:div>
            <w:div w:id="621306029">
              <w:marLeft w:val="0"/>
              <w:marRight w:val="0"/>
              <w:marTop w:val="0"/>
              <w:marBottom w:val="0"/>
              <w:divBdr>
                <w:top w:val="none" w:sz="0" w:space="0" w:color="auto"/>
                <w:left w:val="none" w:sz="0" w:space="0" w:color="auto"/>
                <w:bottom w:val="none" w:sz="0" w:space="0" w:color="auto"/>
                <w:right w:val="none" w:sz="0" w:space="0" w:color="auto"/>
              </w:divBdr>
              <w:divsChild>
                <w:div w:id="192960886">
                  <w:marLeft w:val="0"/>
                  <w:marRight w:val="0"/>
                  <w:marTop w:val="0"/>
                  <w:marBottom w:val="0"/>
                  <w:divBdr>
                    <w:top w:val="none" w:sz="0" w:space="0" w:color="auto"/>
                    <w:left w:val="none" w:sz="0" w:space="0" w:color="auto"/>
                    <w:bottom w:val="none" w:sz="0" w:space="0" w:color="auto"/>
                    <w:right w:val="none" w:sz="0" w:space="0" w:color="auto"/>
                  </w:divBdr>
                  <w:divsChild>
                    <w:div w:id="24642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72899">
              <w:marLeft w:val="0"/>
              <w:marRight w:val="0"/>
              <w:marTop w:val="0"/>
              <w:marBottom w:val="0"/>
              <w:divBdr>
                <w:top w:val="none" w:sz="0" w:space="0" w:color="auto"/>
                <w:left w:val="none" w:sz="0" w:space="0" w:color="auto"/>
                <w:bottom w:val="none" w:sz="0" w:space="0" w:color="auto"/>
                <w:right w:val="none" w:sz="0" w:space="0" w:color="auto"/>
              </w:divBdr>
            </w:div>
          </w:divsChild>
        </w:div>
        <w:div w:id="1747461412">
          <w:marLeft w:val="0"/>
          <w:marRight w:val="0"/>
          <w:marTop w:val="0"/>
          <w:marBottom w:val="0"/>
          <w:divBdr>
            <w:top w:val="none" w:sz="0" w:space="0" w:color="auto"/>
            <w:left w:val="none" w:sz="0" w:space="0" w:color="auto"/>
            <w:bottom w:val="none" w:sz="0" w:space="0" w:color="auto"/>
            <w:right w:val="none" w:sz="0" w:space="0" w:color="auto"/>
          </w:divBdr>
          <w:divsChild>
            <w:div w:id="1434935395">
              <w:marLeft w:val="0"/>
              <w:marRight w:val="0"/>
              <w:marTop w:val="0"/>
              <w:marBottom w:val="0"/>
              <w:divBdr>
                <w:top w:val="none" w:sz="0" w:space="0" w:color="auto"/>
                <w:left w:val="none" w:sz="0" w:space="0" w:color="auto"/>
                <w:bottom w:val="none" w:sz="0" w:space="0" w:color="auto"/>
                <w:right w:val="none" w:sz="0" w:space="0" w:color="auto"/>
              </w:divBdr>
            </w:div>
            <w:div w:id="2099135965">
              <w:marLeft w:val="0"/>
              <w:marRight w:val="0"/>
              <w:marTop w:val="0"/>
              <w:marBottom w:val="0"/>
              <w:divBdr>
                <w:top w:val="none" w:sz="0" w:space="0" w:color="auto"/>
                <w:left w:val="none" w:sz="0" w:space="0" w:color="auto"/>
                <w:bottom w:val="none" w:sz="0" w:space="0" w:color="auto"/>
                <w:right w:val="none" w:sz="0" w:space="0" w:color="auto"/>
              </w:divBdr>
              <w:divsChild>
                <w:div w:id="1841504248">
                  <w:marLeft w:val="0"/>
                  <w:marRight w:val="0"/>
                  <w:marTop w:val="0"/>
                  <w:marBottom w:val="0"/>
                  <w:divBdr>
                    <w:top w:val="none" w:sz="0" w:space="0" w:color="auto"/>
                    <w:left w:val="none" w:sz="0" w:space="0" w:color="auto"/>
                    <w:bottom w:val="none" w:sz="0" w:space="0" w:color="auto"/>
                    <w:right w:val="none" w:sz="0" w:space="0" w:color="auto"/>
                  </w:divBdr>
                  <w:divsChild>
                    <w:div w:id="123831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48997">
      <w:bodyDiv w:val="1"/>
      <w:marLeft w:val="0"/>
      <w:marRight w:val="0"/>
      <w:marTop w:val="0"/>
      <w:marBottom w:val="0"/>
      <w:divBdr>
        <w:top w:val="none" w:sz="0" w:space="0" w:color="auto"/>
        <w:left w:val="none" w:sz="0" w:space="0" w:color="auto"/>
        <w:bottom w:val="none" w:sz="0" w:space="0" w:color="auto"/>
        <w:right w:val="none" w:sz="0" w:space="0" w:color="auto"/>
      </w:divBdr>
    </w:div>
    <w:div w:id="1488788432">
      <w:bodyDiv w:val="1"/>
      <w:marLeft w:val="0"/>
      <w:marRight w:val="0"/>
      <w:marTop w:val="0"/>
      <w:marBottom w:val="0"/>
      <w:divBdr>
        <w:top w:val="none" w:sz="0" w:space="0" w:color="auto"/>
        <w:left w:val="none" w:sz="0" w:space="0" w:color="auto"/>
        <w:bottom w:val="none" w:sz="0" w:space="0" w:color="auto"/>
        <w:right w:val="none" w:sz="0" w:space="0" w:color="auto"/>
      </w:divBdr>
      <w:divsChild>
        <w:div w:id="1539127099">
          <w:marLeft w:val="0"/>
          <w:marRight w:val="0"/>
          <w:marTop w:val="0"/>
          <w:marBottom w:val="0"/>
          <w:divBdr>
            <w:top w:val="none" w:sz="0" w:space="0" w:color="auto"/>
            <w:left w:val="none" w:sz="0" w:space="0" w:color="auto"/>
            <w:bottom w:val="none" w:sz="0" w:space="0" w:color="auto"/>
            <w:right w:val="none" w:sz="0" w:space="0" w:color="auto"/>
          </w:divBdr>
        </w:div>
      </w:divsChild>
    </w:div>
    <w:div w:id="1494950768">
      <w:bodyDiv w:val="1"/>
      <w:marLeft w:val="0"/>
      <w:marRight w:val="0"/>
      <w:marTop w:val="0"/>
      <w:marBottom w:val="0"/>
      <w:divBdr>
        <w:top w:val="none" w:sz="0" w:space="0" w:color="auto"/>
        <w:left w:val="none" w:sz="0" w:space="0" w:color="auto"/>
        <w:bottom w:val="none" w:sz="0" w:space="0" w:color="auto"/>
        <w:right w:val="none" w:sz="0" w:space="0" w:color="auto"/>
      </w:divBdr>
      <w:divsChild>
        <w:div w:id="1756049617">
          <w:marLeft w:val="0"/>
          <w:marRight w:val="0"/>
          <w:marTop w:val="0"/>
          <w:marBottom w:val="0"/>
          <w:divBdr>
            <w:top w:val="none" w:sz="0" w:space="0" w:color="auto"/>
            <w:left w:val="none" w:sz="0" w:space="0" w:color="auto"/>
            <w:bottom w:val="none" w:sz="0" w:space="0" w:color="auto"/>
            <w:right w:val="none" w:sz="0" w:space="0" w:color="auto"/>
          </w:divBdr>
        </w:div>
      </w:divsChild>
    </w:div>
    <w:div w:id="1506629407">
      <w:bodyDiv w:val="1"/>
      <w:marLeft w:val="0"/>
      <w:marRight w:val="0"/>
      <w:marTop w:val="0"/>
      <w:marBottom w:val="0"/>
      <w:divBdr>
        <w:top w:val="none" w:sz="0" w:space="0" w:color="auto"/>
        <w:left w:val="none" w:sz="0" w:space="0" w:color="auto"/>
        <w:bottom w:val="none" w:sz="0" w:space="0" w:color="auto"/>
        <w:right w:val="none" w:sz="0" w:space="0" w:color="auto"/>
      </w:divBdr>
      <w:divsChild>
        <w:div w:id="1503814178">
          <w:marLeft w:val="0"/>
          <w:marRight w:val="0"/>
          <w:marTop w:val="0"/>
          <w:marBottom w:val="0"/>
          <w:divBdr>
            <w:top w:val="none" w:sz="0" w:space="0" w:color="auto"/>
            <w:left w:val="none" w:sz="0" w:space="0" w:color="auto"/>
            <w:bottom w:val="none" w:sz="0" w:space="0" w:color="auto"/>
            <w:right w:val="none" w:sz="0" w:space="0" w:color="auto"/>
          </w:divBdr>
        </w:div>
      </w:divsChild>
    </w:div>
    <w:div w:id="1508207872">
      <w:bodyDiv w:val="1"/>
      <w:marLeft w:val="0"/>
      <w:marRight w:val="0"/>
      <w:marTop w:val="0"/>
      <w:marBottom w:val="0"/>
      <w:divBdr>
        <w:top w:val="none" w:sz="0" w:space="0" w:color="auto"/>
        <w:left w:val="none" w:sz="0" w:space="0" w:color="auto"/>
        <w:bottom w:val="none" w:sz="0" w:space="0" w:color="auto"/>
        <w:right w:val="none" w:sz="0" w:space="0" w:color="auto"/>
      </w:divBdr>
      <w:divsChild>
        <w:div w:id="62721985">
          <w:marLeft w:val="0"/>
          <w:marRight w:val="0"/>
          <w:marTop w:val="0"/>
          <w:marBottom w:val="0"/>
          <w:divBdr>
            <w:top w:val="none" w:sz="0" w:space="0" w:color="auto"/>
            <w:left w:val="none" w:sz="0" w:space="0" w:color="auto"/>
            <w:bottom w:val="none" w:sz="0" w:space="0" w:color="auto"/>
            <w:right w:val="none" w:sz="0" w:space="0" w:color="auto"/>
          </w:divBdr>
        </w:div>
      </w:divsChild>
    </w:div>
    <w:div w:id="1531994245">
      <w:bodyDiv w:val="1"/>
      <w:marLeft w:val="0"/>
      <w:marRight w:val="0"/>
      <w:marTop w:val="0"/>
      <w:marBottom w:val="0"/>
      <w:divBdr>
        <w:top w:val="none" w:sz="0" w:space="0" w:color="auto"/>
        <w:left w:val="none" w:sz="0" w:space="0" w:color="auto"/>
        <w:bottom w:val="none" w:sz="0" w:space="0" w:color="auto"/>
        <w:right w:val="none" w:sz="0" w:space="0" w:color="auto"/>
      </w:divBdr>
    </w:div>
    <w:div w:id="1532769419">
      <w:bodyDiv w:val="1"/>
      <w:marLeft w:val="0"/>
      <w:marRight w:val="0"/>
      <w:marTop w:val="0"/>
      <w:marBottom w:val="0"/>
      <w:divBdr>
        <w:top w:val="none" w:sz="0" w:space="0" w:color="auto"/>
        <w:left w:val="none" w:sz="0" w:space="0" w:color="auto"/>
        <w:bottom w:val="none" w:sz="0" w:space="0" w:color="auto"/>
        <w:right w:val="none" w:sz="0" w:space="0" w:color="auto"/>
      </w:divBdr>
    </w:div>
    <w:div w:id="1533036770">
      <w:bodyDiv w:val="1"/>
      <w:marLeft w:val="0"/>
      <w:marRight w:val="0"/>
      <w:marTop w:val="0"/>
      <w:marBottom w:val="0"/>
      <w:divBdr>
        <w:top w:val="none" w:sz="0" w:space="0" w:color="auto"/>
        <w:left w:val="none" w:sz="0" w:space="0" w:color="auto"/>
        <w:bottom w:val="none" w:sz="0" w:space="0" w:color="auto"/>
        <w:right w:val="none" w:sz="0" w:space="0" w:color="auto"/>
      </w:divBdr>
      <w:divsChild>
        <w:div w:id="934945486">
          <w:marLeft w:val="0"/>
          <w:marRight w:val="0"/>
          <w:marTop w:val="0"/>
          <w:marBottom w:val="0"/>
          <w:divBdr>
            <w:top w:val="none" w:sz="0" w:space="0" w:color="auto"/>
            <w:left w:val="none" w:sz="0" w:space="0" w:color="auto"/>
            <w:bottom w:val="none" w:sz="0" w:space="0" w:color="auto"/>
            <w:right w:val="none" w:sz="0" w:space="0" w:color="auto"/>
          </w:divBdr>
        </w:div>
      </w:divsChild>
    </w:div>
    <w:div w:id="1533609531">
      <w:bodyDiv w:val="1"/>
      <w:marLeft w:val="0"/>
      <w:marRight w:val="0"/>
      <w:marTop w:val="0"/>
      <w:marBottom w:val="0"/>
      <w:divBdr>
        <w:top w:val="none" w:sz="0" w:space="0" w:color="auto"/>
        <w:left w:val="none" w:sz="0" w:space="0" w:color="auto"/>
        <w:bottom w:val="none" w:sz="0" w:space="0" w:color="auto"/>
        <w:right w:val="none" w:sz="0" w:space="0" w:color="auto"/>
      </w:divBdr>
    </w:div>
    <w:div w:id="1551334809">
      <w:bodyDiv w:val="1"/>
      <w:marLeft w:val="0"/>
      <w:marRight w:val="0"/>
      <w:marTop w:val="0"/>
      <w:marBottom w:val="0"/>
      <w:divBdr>
        <w:top w:val="none" w:sz="0" w:space="0" w:color="auto"/>
        <w:left w:val="none" w:sz="0" w:space="0" w:color="auto"/>
        <w:bottom w:val="none" w:sz="0" w:space="0" w:color="auto"/>
        <w:right w:val="none" w:sz="0" w:space="0" w:color="auto"/>
      </w:divBdr>
      <w:divsChild>
        <w:div w:id="1349217700">
          <w:marLeft w:val="0"/>
          <w:marRight w:val="0"/>
          <w:marTop w:val="0"/>
          <w:marBottom w:val="0"/>
          <w:divBdr>
            <w:top w:val="none" w:sz="0" w:space="0" w:color="auto"/>
            <w:left w:val="none" w:sz="0" w:space="0" w:color="auto"/>
            <w:bottom w:val="none" w:sz="0" w:space="0" w:color="auto"/>
            <w:right w:val="none" w:sz="0" w:space="0" w:color="auto"/>
          </w:divBdr>
        </w:div>
      </w:divsChild>
    </w:div>
    <w:div w:id="1572423229">
      <w:bodyDiv w:val="1"/>
      <w:marLeft w:val="0"/>
      <w:marRight w:val="0"/>
      <w:marTop w:val="0"/>
      <w:marBottom w:val="0"/>
      <w:divBdr>
        <w:top w:val="none" w:sz="0" w:space="0" w:color="auto"/>
        <w:left w:val="none" w:sz="0" w:space="0" w:color="auto"/>
        <w:bottom w:val="none" w:sz="0" w:space="0" w:color="auto"/>
        <w:right w:val="none" w:sz="0" w:space="0" w:color="auto"/>
      </w:divBdr>
      <w:divsChild>
        <w:div w:id="548617136">
          <w:marLeft w:val="0"/>
          <w:marRight w:val="0"/>
          <w:marTop w:val="0"/>
          <w:marBottom w:val="0"/>
          <w:divBdr>
            <w:top w:val="none" w:sz="0" w:space="0" w:color="auto"/>
            <w:left w:val="none" w:sz="0" w:space="0" w:color="auto"/>
            <w:bottom w:val="none" w:sz="0" w:space="0" w:color="auto"/>
            <w:right w:val="none" w:sz="0" w:space="0" w:color="auto"/>
          </w:divBdr>
        </w:div>
      </w:divsChild>
    </w:div>
    <w:div w:id="1589196495">
      <w:bodyDiv w:val="1"/>
      <w:marLeft w:val="0"/>
      <w:marRight w:val="0"/>
      <w:marTop w:val="0"/>
      <w:marBottom w:val="0"/>
      <w:divBdr>
        <w:top w:val="none" w:sz="0" w:space="0" w:color="auto"/>
        <w:left w:val="none" w:sz="0" w:space="0" w:color="auto"/>
        <w:bottom w:val="none" w:sz="0" w:space="0" w:color="auto"/>
        <w:right w:val="none" w:sz="0" w:space="0" w:color="auto"/>
      </w:divBdr>
      <w:divsChild>
        <w:div w:id="1240796533">
          <w:marLeft w:val="0"/>
          <w:marRight w:val="0"/>
          <w:marTop w:val="0"/>
          <w:marBottom w:val="0"/>
          <w:divBdr>
            <w:top w:val="none" w:sz="0" w:space="0" w:color="auto"/>
            <w:left w:val="none" w:sz="0" w:space="0" w:color="auto"/>
            <w:bottom w:val="none" w:sz="0" w:space="0" w:color="auto"/>
            <w:right w:val="none" w:sz="0" w:space="0" w:color="auto"/>
          </w:divBdr>
        </w:div>
      </w:divsChild>
    </w:div>
    <w:div w:id="1599946592">
      <w:bodyDiv w:val="1"/>
      <w:marLeft w:val="0"/>
      <w:marRight w:val="0"/>
      <w:marTop w:val="0"/>
      <w:marBottom w:val="0"/>
      <w:divBdr>
        <w:top w:val="none" w:sz="0" w:space="0" w:color="auto"/>
        <w:left w:val="none" w:sz="0" w:space="0" w:color="auto"/>
        <w:bottom w:val="none" w:sz="0" w:space="0" w:color="auto"/>
        <w:right w:val="none" w:sz="0" w:space="0" w:color="auto"/>
      </w:divBdr>
      <w:divsChild>
        <w:div w:id="1236668903">
          <w:marLeft w:val="0"/>
          <w:marRight w:val="0"/>
          <w:marTop w:val="0"/>
          <w:marBottom w:val="0"/>
          <w:divBdr>
            <w:top w:val="none" w:sz="0" w:space="0" w:color="auto"/>
            <w:left w:val="none" w:sz="0" w:space="0" w:color="auto"/>
            <w:bottom w:val="none" w:sz="0" w:space="0" w:color="auto"/>
            <w:right w:val="none" w:sz="0" w:space="0" w:color="auto"/>
          </w:divBdr>
        </w:div>
      </w:divsChild>
    </w:div>
    <w:div w:id="1607805854">
      <w:bodyDiv w:val="1"/>
      <w:marLeft w:val="0"/>
      <w:marRight w:val="0"/>
      <w:marTop w:val="0"/>
      <w:marBottom w:val="0"/>
      <w:divBdr>
        <w:top w:val="none" w:sz="0" w:space="0" w:color="auto"/>
        <w:left w:val="none" w:sz="0" w:space="0" w:color="auto"/>
        <w:bottom w:val="none" w:sz="0" w:space="0" w:color="auto"/>
        <w:right w:val="none" w:sz="0" w:space="0" w:color="auto"/>
      </w:divBdr>
    </w:div>
    <w:div w:id="1610434936">
      <w:bodyDiv w:val="1"/>
      <w:marLeft w:val="0"/>
      <w:marRight w:val="0"/>
      <w:marTop w:val="0"/>
      <w:marBottom w:val="0"/>
      <w:divBdr>
        <w:top w:val="none" w:sz="0" w:space="0" w:color="auto"/>
        <w:left w:val="none" w:sz="0" w:space="0" w:color="auto"/>
        <w:bottom w:val="none" w:sz="0" w:space="0" w:color="auto"/>
        <w:right w:val="none" w:sz="0" w:space="0" w:color="auto"/>
      </w:divBdr>
      <w:divsChild>
        <w:div w:id="651494296">
          <w:marLeft w:val="0"/>
          <w:marRight w:val="0"/>
          <w:marTop w:val="0"/>
          <w:marBottom w:val="0"/>
          <w:divBdr>
            <w:top w:val="none" w:sz="0" w:space="0" w:color="auto"/>
            <w:left w:val="none" w:sz="0" w:space="0" w:color="auto"/>
            <w:bottom w:val="none" w:sz="0" w:space="0" w:color="auto"/>
            <w:right w:val="none" w:sz="0" w:space="0" w:color="auto"/>
          </w:divBdr>
        </w:div>
      </w:divsChild>
    </w:div>
    <w:div w:id="1612204241">
      <w:bodyDiv w:val="1"/>
      <w:marLeft w:val="0"/>
      <w:marRight w:val="0"/>
      <w:marTop w:val="0"/>
      <w:marBottom w:val="0"/>
      <w:divBdr>
        <w:top w:val="none" w:sz="0" w:space="0" w:color="auto"/>
        <w:left w:val="none" w:sz="0" w:space="0" w:color="auto"/>
        <w:bottom w:val="none" w:sz="0" w:space="0" w:color="auto"/>
        <w:right w:val="none" w:sz="0" w:space="0" w:color="auto"/>
      </w:divBdr>
      <w:divsChild>
        <w:div w:id="1679965982">
          <w:marLeft w:val="0"/>
          <w:marRight w:val="0"/>
          <w:marTop w:val="0"/>
          <w:marBottom w:val="0"/>
          <w:divBdr>
            <w:top w:val="none" w:sz="0" w:space="0" w:color="auto"/>
            <w:left w:val="none" w:sz="0" w:space="0" w:color="auto"/>
            <w:bottom w:val="none" w:sz="0" w:space="0" w:color="auto"/>
            <w:right w:val="none" w:sz="0" w:space="0" w:color="auto"/>
          </w:divBdr>
          <w:divsChild>
            <w:div w:id="818424535">
              <w:marLeft w:val="0"/>
              <w:marRight w:val="0"/>
              <w:marTop w:val="0"/>
              <w:marBottom w:val="0"/>
              <w:divBdr>
                <w:top w:val="none" w:sz="0" w:space="0" w:color="auto"/>
                <w:left w:val="none" w:sz="0" w:space="0" w:color="auto"/>
                <w:bottom w:val="none" w:sz="0" w:space="0" w:color="auto"/>
                <w:right w:val="none" w:sz="0" w:space="0" w:color="auto"/>
              </w:divBdr>
            </w:div>
            <w:div w:id="154731922">
              <w:marLeft w:val="0"/>
              <w:marRight w:val="0"/>
              <w:marTop w:val="0"/>
              <w:marBottom w:val="0"/>
              <w:divBdr>
                <w:top w:val="none" w:sz="0" w:space="0" w:color="auto"/>
                <w:left w:val="none" w:sz="0" w:space="0" w:color="auto"/>
                <w:bottom w:val="none" w:sz="0" w:space="0" w:color="auto"/>
                <w:right w:val="none" w:sz="0" w:space="0" w:color="auto"/>
              </w:divBdr>
              <w:divsChild>
                <w:div w:id="71002353">
                  <w:marLeft w:val="0"/>
                  <w:marRight w:val="0"/>
                  <w:marTop w:val="0"/>
                  <w:marBottom w:val="0"/>
                  <w:divBdr>
                    <w:top w:val="none" w:sz="0" w:space="0" w:color="auto"/>
                    <w:left w:val="none" w:sz="0" w:space="0" w:color="auto"/>
                    <w:bottom w:val="none" w:sz="0" w:space="0" w:color="auto"/>
                    <w:right w:val="none" w:sz="0" w:space="0" w:color="auto"/>
                  </w:divBdr>
                  <w:divsChild>
                    <w:div w:id="27344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2113">
      <w:bodyDiv w:val="1"/>
      <w:marLeft w:val="0"/>
      <w:marRight w:val="0"/>
      <w:marTop w:val="0"/>
      <w:marBottom w:val="0"/>
      <w:divBdr>
        <w:top w:val="none" w:sz="0" w:space="0" w:color="auto"/>
        <w:left w:val="none" w:sz="0" w:space="0" w:color="auto"/>
        <w:bottom w:val="none" w:sz="0" w:space="0" w:color="auto"/>
        <w:right w:val="none" w:sz="0" w:space="0" w:color="auto"/>
      </w:divBdr>
    </w:div>
    <w:div w:id="1631129067">
      <w:bodyDiv w:val="1"/>
      <w:marLeft w:val="0"/>
      <w:marRight w:val="0"/>
      <w:marTop w:val="0"/>
      <w:marBottom w:val="0"/>
      <w:divBdr>
        <w:top w:val="none" w:sz="0" w:space="0" w:color="auto"/>
        <w:left w:val="none" w:sz="0" w:space="0" w:color="auto"/>
        <w:bottom w:val="none" w:sz="0" w:space="0" w:color="auto"/>
        <w:right w:val="none" w:sz="0" w:space="0" w:color="auto"/>
      </w:divBdr>
      <w:divsChild>
        <w:div w:id="2140608022">
          <w:marLeft w:val="0"/>
          <w:marRight w:val="0"/>
          <w:marTop w:val="0"/>
          <w:marBottom w:val="0"/>
          <w:divBdr>
            <w:top w:val="none" w:sz="0" w:space="0" w:color="auto"/>
            <w:left w:val="none" w:sz="0" w:space="0" w:color="auto"/>
            <w:bottom w:val="none" w:sz="0" w:space="0" w:color="auto"/>
            <w:right w:val="none" w:sz="0" w:space="0" w:color="auto"/>
          </w:divBdr>
        </w:div>
      </w:divsChild>
    </w:div>
    <w:div w:id="1646231541">
      <w:bodyDiv w:val="1"/>
      <w:marLeft w:val="0"/>
      <w:marRight w:val="0"/>
      <w:marTop w:val="0"/>
      <w:marBottom w:val="0"/>
      <w:divBdr>
        <w:top w:val="none" w:sz="0" w:space="0" w:color="auto"/>
        <w:left w:val="none" w:sz="0" w:space="0" w:color="auto"/>
        <w:bottom w:val="none" w:sz="0" w:space="0" w:color="auto"/>
        <w:right w:val="none" w:sz="0" w:space="0" w:color="auto"/>
      </w:divBdr>
    </w:div>
    <w:div w:id="1653027082">
      <w:bodyDiv w:val="1"/>
      <w:marLeft w:val="0"/>
      <w:marRight w:val="0"/>
      <w:marTop w:val="0"/>
      <w:marBottom w:val="0"/>
      <w:divBdr>
        <w:top w:val="none" w:sz="0" w:space="0" w:color="auto"/>
        <w:left w:val="none" w:sz="0" w:space="0" w:color="auto"/>
        <w:bottom w:val="none" w:sz="0" w:space="0" w:color="auto"/>
        <w:right w:val="none" w:sz="0" w:space="0" w:color="auto"/>
      </w:divBdr>
      <w:divsChild>
        <w:div w:id="1047678020">
          <w:marLeft w:val="0"/>
          <w:marRight w:val="0"/>
          <w:marTop w:val="0"/>
          <w:marBottom w:val="0"/>
          <w:divBdr>
            <w:top w:val="none" w:sz="0" w:space="0" w:color="auto"/>
            <w:left w:val="none" w:sz="0" w:space="0" w:color="auto"/>
            <w:bottom w:val="none" w:sz="0" w:space="0" w:color="auto"/>
            <w:right w:val="none" w:sz="0" w:space="0" w:color="auto"/>
          </w:divBdr>
        </w:div>
      </w:divsChild>
    </w:div>
    <w:div w:id="1665891807">
      <w:bodyDiv w:val="1"/>
      <w:marLeft w:val="0"/>
      <w:marRight w:val="0"/>
      <w:marTop w:val="0"/>
      <w:marBottom w:val="0"/>
      <w:divBdr>
        <w:top w:val="none" w:sz="0" w:space="0" w:color="auto"/>
        <w:left w:val="none" w:sz="0" w:space="0" w:color="auto"/>
        <w:bottom w:val="none" w:sz="0" w:space="0" w:color="auto"/>
        <w:right w:val="none" w:sz="0" w:space="0" w:color="auto"/>
      </w:divBdr>
    </w:div>
    <w:div w:id="1672372229">
      <w:bodyDiv w:val="1"/>
      <w:marLeft w:val="0"/>
      <w:marRight w:val="0"/>
      <w:marTop w:val="0"/>
      <w:marBottom w:val="0"/>
      <w:divBdr>
        <w:top w:val="none" w:sz="0" w:space="0" w:color="auto"/>
        <w:left w:val="none" w:sz="0" w:space="0" w:color="auto"/>
        <w:bottom w:val="none" w:sz="0" w:space="0" w:color="auto"/>
        <w:right w:val="none" w:sz="0" w:space="0" w:color="auto"/>
      </w:divBdr>
      <w:divsChild>
        <w:div w:id="474488893">
          <w:marLeft w:val="0"/>
          <w:marRight w:val="0"/>
          <w:marTop w:val="0"/>
          <w:marBottom w:val="0"/>
          <w:divBdr>
            <w:top w:val="none" w:sz="0" w:space="0" w:color="auto"/>
            <w:left w:val="none" w:sz="0" w:space="0" w:color="auto"/>
            <w:bottom w:val="none" w:sz="0" w:space="0" w:color="auto"/>
            <w:right w:val="none" w:sz="0" w:space="0" w:color="auto"/>
          </w:divBdr>
        </w:div>
      </w:divsChild>
    </w:div>
    <w:div w:id="1677148196">
      <w:bodyDiv w:val="1"/>
      <w:marLeft w:val="0"/>
      <w:marRight w:val="0"/>
      <w:marTop w:val="0"/>
      <w:marBottom w:val="0"/>
      <w:divBdr>
        <w:top w:val="none" w:sz="0" w:space="0" w:color="auto"/>
        <w:left w:val="none" w:sz="0" w:space="0" w:color="auto"/>
        <w:bottom w:val="none" w:sz="0" w:space="0" w:color="auto"/>
        <w:right w:val="none" w:sz="0" w:space="0" w:color="auto"/>
      </w:divBdr>
      <w:divsChild>
        <w:div w:id="2098213070">
          <w:marLeft w:val="0"/>
          <w:marRight w:val="0"/>
          <w:marTop w:val="0"/>
          <w:marBottom w:val="0"/>
          <w:divBdr>
            <w:top w:val="none" w:sz="0" w:space="0" w:color="auto"/>
            <w:left w:val="none" w:sz="0" w:space="0" w:color="auto"/>
            <w:bottom w:val="none" w:sz="0" w:space="0" w:color="auto"/>
            <w:right w:val="none" w:sz="0" w:space="0" w:color="auto"/>
          </w:divBdr>
          <w:divsChild>
            <w:div w:id="816144339">
              <w:marLeft w:val="0"/>
              <w:marRight w:val="0"/>
              <w:marTop w:val="0"/>
              <w:marBottom w:val="0"/>
              <w:divBdr>
                <w:top w:val="none" w:sz="0" w:space="0" w:color="auto"/>
                <w:left w:val="none" w:sz="0" w:space="0" w:color="auto"/>
                <w:bottom w:val="none" w:sz="0" w:space="0" w:color="auto"/>
                <w:right w:val="none" w:sz="0" w:space="0" w:color="auto"/>
              </w:divBdr>
            </w:div>
            <w:div w:id="1430354115">
              <w:marLeft w:val="0"/>
              <w:marRight w:val="0"/>
              <w:marTop w:val="0"/>
              <w:marBottom w:val="0"/>
              <w:divBdr>
                <w:top w:val="none" w:sz="0" w:space="0" w:color="auto"/>
                <w:left w:val="none" w:sz="0" w:space="0" w:color="auto"/>
                <w:bottom w:val="none" w:sz="0" w:space="0" w:color="auto"/>
                <w:right w:val="none" w:sz="0" w:space="0" w:color="auto"/>
              </w:divBdr>
              <w:divsChild>
                <w:div w:id="639847151">
                  <w:marLeft w:val="0"/>
                  <w:marRight w:val="0"/>
                  <w:marTop w:val="0"/>
                  <w:marBottom w:val="0"/>
                  <w:divBdr>
                    <w:top w:val="none" w:sz="0" w:space="0" w:color="auto"/>
                    <w:left w:val="none" w:sz="0" w:space="0" w:color="auto"/>
                    <w:bottom w:val="none" w:sz="0" w:space="0" w:color="auto"/>
                    <w:right w:val="none" w:sz="0" w:space="0" w:color="auto"/>
                  </w:divBdr>
                  <w:divsChild>
                    <w:div w:id="115680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17851">
              <w:marLeft w:val="0"/>
              <w:marRight w:val="0"/>
              <w:marTop w:val="0"/>
              <w:marBottom w:val="0"/>
              <w:divBdr>
                <w:top w:val="none" w:sz="0" w:space="0" w:color="auto"/>
                <w:left w:val="none" w:sz="0" w:space="0" w:color="auto"/>
                <w:bottom w:val="none" w:sz="0" w:space="0" w:color="auto"/>
                <w:right w:val="none" w:sz="0" w:space="0" w:color="auto"/>
              </w:divBdr>
            </w:div>
          </w:divsChild>
        </w:div>
        <w:div w:id="256521905">
          <w:marLeft w:val="0"/>
          <w:marRight w:val="0"/>
          <w:marTop w:val="0"/>
          <w:marBottom w:val="0"/>
          <w:divBdr>
            <w:top w:val="none" w:sz="0" w:space="0" w:color="auto"/>
            <w:left w:val="none" w:sz="0" w:space="0" w:color="auto"/>
            <w:bottom w:val="none" w:sz="0" w:space="0" w:color="auto"/>
            <w:right w:val="none" w:sz="0" w:space="0" w:color="auto"/>
          </w:divBdr>
          <w:divsChild>
            <w:div w:id="2000185574">
              <w:marLeft w:val="0"/>
              <w:marRight w:val="0"/>
              <w:marTop w:val="0"/>
              <w:marBottom w:val="0"/>
              <w:divBdr>
                <w:top w:val="none" w:sz="0" w:space="0" w:color="auto"/>
                <w:left w:val="none" w:sz="0" w:space="0" w:color="auto"/>
                <w:bottom w:val="none" w:sz="0" w:space="0" w:color="auto"/>
                <w:right w:val="none" w:sz="0" w:space="0" w:color="auto"/>
              </w:divBdr>
            </w:div>
            <w:div w:id="293995650">
              <w:marLeft w:val="0"/>
              <w:marRight w:val="0"/>
              <w:marTop w:val="0"/>
              <w:marBottom w:val="0"/>
              <w:divBdr>
                <w:top w:val="none" w:sz="0" w:space="0" w:color="auto"/>
                <w:left w:val="none" w:sz="0" w:space="0" w:color="auto"/>
                <w:bottom w:val="none" w:sz="0" w:space="0" w:color="auto"/>
                <w:right w:val="none" w:sz="0" w:space="0" w:color="auto"/>
              </w:divBdr>
              <w:divsChild>
                <w:div w:id="1503426399">
                  <w:marLeft w:val="0"/>
                  <w:marRight w:val="0"/>
                  <w:marTop w:val="0"/>
                  <w:marBottom w:val="0"/>
                  <w:divBdr>
                    <w:top w:val="none" w:sz="0" w:space="0" w:color="auto"/>
                    <w:left w:val="none" w:sz="0" w:space="0" w:color="auto"/>
                    <w:bottom w:val="none" w:sz="0" w:space="0" w:color="auto"/>
                    <w:right w:val="none" w:sz="0" w:space="0" w:color="auto"/>
                  </w:divBdr>
                  <w:divsChild>
                    <w:div w:id="164785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71992">
              <w:marLeft w:val="0"/>
              <w:marRight w:val="0"/>
              <w:marTop w:val="0"/>
              <w:marBottom w:val="0"/>
              <w:divBdr>
                <w:top w:val="none" w:sz="0" w:space="0" w:color="auto"/>
                <w:left w:val="none" w:sz="0" w:space="0" w:color="auto"/>
                <w:bottom w:val="none" w:sz="0" w:space="0" w:color="auto"/>
                <w:right w:val="none" w:sz="0" w:space="0" w:color="auto"/>
              </w:divBdr>
            </w:div>
          </w:divsChild>
        </w:div>
        <w:div w:id="1379351708">
          <w:marLeft w:val="0"/>
          <w:marRight w:val="0"/>
          <w:marTop w:val="0"/>
          <w:marBottom w:val="0"/>
          <w:divBdr>
            <w:top w:val="none" w:sz="0" w:space="0" w:color="auto"/>
            <w:left w:val="none" w:sz="0" w:space="0" w:color="auto"/>
            <w:bottom w:val="none" w:sz="0" w:space="0" w:color="auto"/>
            <w:right w:val="none" w:sz="0" w:space="0" w:color="auto"/>
          </w:divBdr>
          <w:divsChild>
            <w:div w:id="1186865157">
              <w:marLeft w:val="0"/>
              <w:marRight w:val="0"/>
              <w:marTop w:val="0"/>
              <w:marBottom w:val="0"/>
              <w:divBdr>
                <w:top w:val="none" w:sz="0" w:space="0" w:color="auto"/>
                <w:left w:val="none" w:sz="0" w:space="0" w:color="auto"/>
                <w:bottom w:val="none" w:sz="0" w:space="0" w:color="auto"/>
                <w:right w:val="none" w:sz="0" w:space="0" w:color="auto"/>
              </w:divBdr>
            </w:div>
            <w:div w:id="139813993">
              <w:marLeft w:val="0"/>
              <w:marRight w:val="0"/>
              <w:marTop w:val="0"/>
              <w:marBottom w:val="0"/>
              <w:divBdr>
                <w:top w:val="none" w:sz="0" w:space="0" w:color="auto"/>
                <w:left w:val="none" w:sz="0" w:space="0" w:color="auto"/>
                <w:bottom w:val="none" w:sz="0" w:space="0" w:color="auto"/>
                <w:right w:val="none" w:sz="0" w:space="0" w:color="auto"/>
              </w:divBdr>
              <w:divsChild>
                <w:div w:id="642122135">
                  <w:marLeft w:val="0"/>
                  <w:marRight w:val="0"/>
                  <w:marTop w:val="0"/>
                  <w:marBottom w:val="0"/>
                  <w:divBdr>
                    <w:top w:val="none" w:sz="0" w:space="0" w:color="auto"/>
                    <w:left w:val="none" w:sz="0" w:space="0" w:color="auto"/>
                    <w:bottom w:val="none" w:sz="0" w:space="0" w:color="auto"/>
                    <w:right w:val="none" w:sz="0" w:space="0" w:color="auto"/>
                  </w:divBdr>
                  <w:divsChild>
                    <w:div w:id="18569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20607">
              <w:marLeft w:val="0"/>
              <w:marRight w:val="0"/>
              <w:marTop w:val="0"/>
              <w:marBottom w:val="0"/>
              <w:divBdr>
                <w:top w:val="none" w:sz="0" w:space="0" w:color="auto"/>
                <w:left w:val="none" w:sz="0" w:space="0" w:color="auto"/>
                <w:bottom w:val="none" w:sz="0" w:space="0" w:color="auto"/>
                <w:right w:val="none" w:sz="0" w:space="0" w:color="auto"/>
              </w:divBdr>
            </w:div>
          </w:divsChild>
        </w:div>
        <w:div w:id="341398804">
          <w:marLeft w:val="0"/>
          <w:marRight w:val="0"/>
          <w:marTop w:val="0"/>
          <w:marBottom w:val="0"/>
          <w:divBdr>
            <w:top w:val="none" w:sz="0" w:space="0" w:color="auto"/>
            <w:left w:val="none" w:sz="0" w:space="0" w:color="auto"/>
            <w:bottom w:val="none" w:sz="0" w:space="0" w:color="auto"/>
            <w:right w:val="none" w:sz="0" w:space="0" w:color="auto"/>
          </w:divBdr>
          <w:divsChild>
            <w:div w:id="1462765590">
              <w:marLeft w:val="0"/>
              <w:marRight w:val="0"/>
              <w:marTop w:val="0"/>
              <w:marBottom w:val="0"/>
              <w:divBdr>
                <w:top w:val="none" w:sz="0" w:space="0" w:color="auto"/>
                <w:left w:val="none" w:sz="0" w:space="0" w:color="auto"/>
                <w:bottom w:val="none" w:sz="0" w:space="0" w:color="auto"/>
                <w:right w:val="none" w:sz="0" w:space="0" w:color="auto"/>
              </w:divBdr>
            </w:div>
            <w:div w:id="767313301">
              <w:marLeft w:val="0"/>
              <w:marRight w:val="0"/>
              <w:marTop w:val="0"/>
              <w:marBottom w:val="0"/>
              <w:divBdr>
                <w:top w:val="none" w:sz="0" w:space="0" w:color="auto"/>
                <w:left w:val="none" w:sz="0" w:space="0" w:color="auto"/>
                <w:bottom w:val="none" w:sz="0" w:space="0" w:color="auto"/>
                <w:right w:val="none" w:sz="0" w:space="0" w:color="auto"/>
              </w:divBdr>
              <w:divsChild>
                <w:div w:id="1002317888">
                  <w:marLeft w:val="0"/>
                  <w:marRight w:val="0"/>
                  <w:marTop w:val="0"/>
                  <w:marBottom w:val="0"/>
                  <w:divBdr>
                    <w:top w:val="none" w:sz="0" w:space="0" w:color="auto"/>
                    <w:left w:val="none" w:sz="0" w:space="0" w:color="auto"/>
                    <w:bottom w:val="none" w:sz="0" w:space="0" w:color="auto"/>
                    <w:right w:val="none" w:sz="0" w:space="0" w:color="auto"/>
                  </w:divBdr>
                  <w:divsChild>
                    <w:div w:id="87936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9945">
              <w:marLeft w:val="0"/>
              <w:marRight w:val="0"/>
              <w:marTop w:val="0"/>
              <w:marBottom w:val="0"/>
              <w:divBdr>
                <w:top w:val="none" w:sz="0" w:space="0" w:color="auto"/>
                <w:left w:val="none" w:sz="0" w:space="0" w:color="auto"/>
                <w:bottom w:val="none" w:sz="0" w:space="0" w:color="auto"/>
                <w:right w:val="none" w:sz="0" w:space="0" w:color="auto"/>
              </w:divBdr>
            </w:div>
          </w:divsChild>
        </w:div>
        <w:div w:id="1586693230">
          <w:marLeft w:val="0"/>
          <w:marRight w:val="0"/>
          <w:marTop w:val="0"/>
          <w:marBottom w:val="0"/>
          <w:divBdr>
            <w:top w:val="none" w:sz="0" w:space="0" w:color="auto"/>
            <w:left w:val="none" w:sz="0" w:space="0" w:color="auto"/>
            <w:bottom w:val="none" w:sz="0" w:space="0" w:color="auto"/>
            <w:right w:val="none" w:sz="0" w:space="0" w:color="auto"/>
          </w:divBdr>
          <w:divsChild>
            <w:div w:id="2033141150">
              <w:marLeft w:val="0"/>
              <w:marRight w:val="0"/>
              <w:marTop w:val="0"/>
              <w:marBottom w:val="0"/>
              <w:divBdr>
                <w:top w:val="none" w:sz="0" w:space="0" w:color="auto"/>
                <w:left w:val="none" w:sz="0" w:space="0" w:color="auto"/>
                <w:bottom w:val="none" w:sz="0" w:space="0" w:color="auto"/>
                <w:right w:val="none" w:sz="0" w:space="0" w:color="auto"/>
              </w:divBdr>
            </w:div>
            <w:div w:id="360280956">
              <w:marLeft w:val="0"/>
              <w:marRight w:val="0"/>
              <w:marTop w:val="0"/>
              <w:marBottom w:val="0"/>
              <w:divBdr>
                <w:top w:val="none" w:sz="0" w:space="0" w:color="auto"/>
                <w:left w:val="none" w:sz="0" w:space="0" w:color="auto"/>
                <w:bottom w:val="none" w:sz="0" w:space="0" w:color="auto"/>
                <w:right w:val="none" w:sz="0" w:space="0" w:color="auto"/>
              </w:divBdr>
              <w:divsChild>
                <w:div w:id="869030478">
                  <w:marLeft w:val="0"/>
                  <w:marRight w:val="0"/>
                  <w:marTop w:val="0"/>
                  <w:marBottom w:val="0"/>
                  <w:divBdr>
                    <w:top w:val="none" w:sz="0" w:space="0" w:color="auto"/>
                    <w:left w:val="none" w:sz="0" w:space="0" w:color="auto"/>
                    <w:bottom w:val="none" w:sz="0" w:space="0" w:color="auto"/>
                    <w:right w:val="none" w:sz="0" w:space="0" w:color="auto"/>
                  </w:divBdr>
                  <w:divsChild>
                    <w:div w:id="172236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93336">
              <w:marLeft w:val="0"/>
              <w:marRight w:val="0"/>
              <w:marTop w:val="0"/>
              <w:marBottom w:val="0"/>
              <w:divBdr>
                <w:top w:val="none" w:sz="0" w:space="0" w:color="auto"/>
                <w:left w:val="none" w:sz="0" w:space="0" w:color="auto"/>
                <w:bottom w:val="none" w:sz="0" w:space="0" w:color="auto"/>
                <w:right w:val="none" w:sz="0" w:space="0" w:color="auto"/>
              </w:divBdr>
            </w:div>
          </w:divsChild>
        </w:div>
        <w:div w:id="1932007355">
          <w:marLeft w:val="0"/>
          <w:marRight w:val="0"/>
          <w:marTop w:val="0"/>
          <w:marBottom w:val="0"/>
          <w:divBdr>
            <w:top w:val="none" w:sz="0" w:space="0" w:color="auto"/>
            <w:left w:val="none" w:sz="0" w:space="0" w:color="auto"/>
            <w:bottom w:val="none" w:sz="0" w:space="0" w:color="auto"/>
            <w:right w:val="none" w:sz="0" w:space="0" w:color="auto"/>
          </w:divBdr>
          <w:divsChild>
            <w:div w:id="1894538430">
              <w:marLeft w:val="0"/>
              <w:marRight w:val="0"/>
              <w:marTop w:val="0"/>
              <w:marBottom w:val="0"/>
              <w:divBdr>
                <w:top w:val="none" w:sz="0" w:space="0" w:color="auto"/>
                <w:left w:val="none" w:sz="0" w:space="0" w:color="auto"/>
                <w:bottom w:val="none" w:sz="0" w:space="0" w:color="auto"/>
                <w:right w:val="none" w:sz="0" w:space="0" w:color="auto"/>
              </w:divBdr>
            </w:div>
            <w:div w:id="1840384741">
              <w:marLeft w:val="0"/>
              <w:marRight w:val="0"/>
              <w:marTop w:val="0"/>
              <w:marBottom w:val="0"/>
              <w:divBdr>
                <w:top w:val="none" w:sz="0" w:space="0" w:color="auto"/>
                <w:left w:val="none" w:sz="0" w:space="0" w:color="auto"/>
                <w:bottom w:val="none" w:sz="0" w:space="0" w:color="auto"/>
                <w:right w:val="none" w:sz="0" w:space="0" w:color="auto"/>
              </w:divBdr>
              <w:divsChild>
                <w:div w:id="188835480">
                  <w:marLeft w:val="0"/>
                  <w:marRight w:val="0"/>
                  <w:marTop w:val="0"/>
                  <w:marBottom w:val="0"/>
                  <w:divBdr>
                    <w:top w:val="none" w:sz="0" w:space="0" w:color="auto"/>
                    <w:left w:val="none" w:sz="0" w:space="0" w:color="auto"/>
                    <w:bottom w:val="none" w:sz="0" w:space="0" w:color="auto"/>
                    <w:right w:val="none" w:sz="0" w:space="0" w:color="auto"/>
                  </w:divBdr>
                  <w:divsChild>
                    <w:div w:id="20907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58013">
              <w:marLeft w:val="0"/>
              <w:marRight w:val="0"/>
              <w:marTop w:val="0"/>
              <w:marBottom w:val="0"/>
              <w:divBdr>
                <w:top w:val="none" w:sz="0" w:space="0" w:color="auto"/>
                <w:left w:val="none" w:sz="0" w:space="0" w:color="auto"/>
                <w:bottom w:val="none" w:sz="0" w:space="0" w:color="auto"/>
                <w:right w:val="none" w:sz="0" w:space="0" w:color="auto"/>
              </w:divBdr>
            </w:div>
          </w:divsChild>
        </w:div>
        <w:div w:id="1688673082">
          <w:marLeft w:val="0"/>
          <w:marRight w:val="0"/>
          <w:marTop w:val="0"/>
          <w:marBottom w:val="0"/>
          <w:divBdr>
            <w:top w:val="none" w:sz="0" w:space="0" w:color="auto"/>
            <w:left w:val="none" w:sz="0" w:space="0" w:color="auto"/>
            <w:bottom w:val="none" w:sz="0" w:space="0" w:color="auto"/>
            <w:right w:val="none" w:sz="0" w:space="0" w:color="auto"/>
          </w:divBdr>
          <w:divsChild>
            <w:div w:id="1281305073">
              <w:marLeft w:val="0"/>
              <w:marRight w:val="0"/>
              <w:marTop w:val="0"/>
              <w:marBottom w:val="0"/>
              <w:divBdr>
                <w:top w:val="none" w:sz="0" w:space="0" w:color="auto"/>
                <w:left w:val="none" w:sz="0" w:space="0" w:color="auto"/>
                <w:bottom w:val="none" w:sz="0" w:space="0" w:color="auto"/>
                <w:right w:val="none" w:sz="0" w:space="0" w:color="auto"/>
              </w:divBdr>
            </w:div>
            <w:div w:id="1840269391">
              <w:marLeft w:val="0"/>
              <w:marRight w:val="0"/>
              <w:marTop w:val="0"/>
              <w:marBottom w:val="0"/>
              <w:divBdr>
                <w:top w:val="none" w:sz="0" w:space="0" w:color="auto"/>
                <w:left w:val="none" w:sz="0" w:space="0" w:color="auto"/>
                <w:bottom w:val="none" w:sz="0" w:space="0" w:color="auto"/>
                <w:right w:val="none" w:sz="0" w:space="0" w:color="auto"/>
              </w:divBdr>
              <w:divsChild>
                <w:div w:id="459416821">
                  <w:marLeft w:val="0"/>
                  <w:marRight w:val="0"/>
                  <w:marTop w:val="0"/>
                  <w:marBottom w:val="0"/>
                  <w:divBdr>
                    <w:top w:val="none" w:sz="0" w:space="0" w:color="auto"/>
                    <w:left w:val="none" w:sz="0" w:space="0" w:color="auto"/>
                    <w:bottom w:val="none" w:sz="0" w:space="0" w:color="auto"/>
                    <w:right w:val="none" w:sz="0" w:space="0" w:color="auto"/>
                  </w:divBdr>
                  <w:divsChild>
                    <w:div w:id="69253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6129">
              <w:marLeft w:val="0"/>
              <w:marRight w:val="0"/>
              <w:marTop w:val="0"/>
              <w:marBottom w:val="0"/>
              <w:divBdr>
                <w:top w:val="none" w:sz="0" w:space="0" w:color="auto"/>
                <w:left w:val="none" w:sz="0" w:space="0" w:color="auto"/>
                <w:bottom w:val="none" w:sz="0" w:space="0" w:color="auto"/>
                <w:right w:val="none" w:sz="0" w:space="0" w:color="auto"/>
              </w:divBdr>
            </w:div>
          </w:divsChild>
        </w:div>
        <w:div w:id="96950332">
          <w:marLeft w:val="0"/>
          <w:marRight w:val="0"/>
          <w:marTop w:val="0"/>
          <w:marBottom w:val="0"/>
          <w:divBdr>
            <w:top w:val="none" w:sz="0" w:space="0" w:color="auto"/>
            <w:left w:val="none" w:sz="0" w:space="0" w:color="auto"/>
            <w:bottom w:val="none" w:sz="0" w:space="0" w:color="auto"/>
            <w:right w:val="none" w:sz="0" w:space="0" w:color="auto"/>
          </w:divBdr>
          <w:divsChild>
            <w:div w:id="229539257">
              <w:marLeft w:val="0"/>
              <w:marRight w:val="0"/>
              <w:marTop w:val="0"/>
              <w:marBottom w:val="0"/>
              <w:divBdr>
                <w:top w:val="none" w:sz="0" w:space="0" w:color="auto"/>
                <w:left w:val="none" w:sz="0" w:space="0" w:color="auto"/>
                <w:bottom w:val="none" w:sz="0" w:space="0" w:color="auto"/>
                <w:right w:val="none" w:sz="0" w:space="0" w:color="auto"/>
              </w:divBdr>
            </w:div>
            <w:div w:id="1230657556">
              <w:marLeft w:val="0"/>
              <w:marRight w:val="0"/>
              <w:marTop w:val="0"/>
              <w:marBottom w:val="0"/>
              <w:divBdr>
                <w:top w:val="none" w:sz="0" w:space="0" w:color="auto"/>
                <w:left w:val="none" w:sz="0" w:space="0" w:color="auto"/>
                <w:bottom w:val="none" w:sz="0" w:space="0" w:color="auto"/>
                <w:right w:val="none" w:sz="0" w:space="0" w:color="auto"/>
              </w:divBdr>
              <w:divsChild>
                <w:div w:id="540020569">
                  <w:marLeft w:val="0"/>
                  <w:marRight w:val="0"/>
                  <w:marTop w:val="0"/>
                  <w:marBottom w:val="0"/>
                  <w:divBdr>
                    <w:top w:val="none" w:sz="0" w:space="0" w:color="auto"/>
                    <w:left w:val="none" w:sz="0" w:space="0" w:color="auto"/>
                    <w:bottom w:val="none" w:sz="0" w:space="0" w:color="auto"/>
                    <w:right w:val="none" w:sz="0" w:space="0" w:color="auto"/>
                  </w:divBdr>
                  <w:divsChild>
                    <w:div w:id="119002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7522">
              <w:marLeft w:val="0"/>
              <w:marRight w:val="0"/>
              <w:marTop w:val="0"/>
              <w:marBottom w:val="0"/>
              <w:divBdr>
                <w:top w:val="none" w:sz="0" w:space="0" w:color="auto"/>
                <w:left w:val="none" w:sz="0" w:space="0" w:color="auto"/>
                <w:bottom w:val="none" w:sz="0" w:space="0" w:color="auto"/>
                <w:right w:val="none" w:sz="0" w:space="0" w:color="auto"/>
              </w:divBdr>
            </w:div>
          </w:divsChild>
        </w:div>
        <w:div w:id="890503891">
          <w:marLeft w:val="0"/>
          <w:marRight w:val="0"/>
          <w:marTop w:val="0"/>
          <w:marBottom w:val="0"/>
          <w:divBdr>
            <w:top w:val="none" w:sz="0" w:space="0" w:color="auto"/>
            <w:left w:val="none" w:sz="0" w:space="0" w:color="auto"/>
            <w:bottom w:val="none" w:sz="0" w:space="0" w:color="auto"/>
            <w:right w:val="none" w:sz="0" w:space="0" w:color="auto"/>
          </w:divBdr>
          <w:divsChild>
            <w:div w:id="269095983">
              <w:marLeft w:val="0"/>
              <w:marRight w:val="0"/>
              <w:marTop w:val="0"/>
              <w:marBottom w:val="0"/>
              <w:divBdr>
                <w:top w:val="none" w:sz="0" w:space="0" w:color="auto"/>
                <w:left w:val="none" w:sz="0" w:space="0" w:color="auto"/>
                <w:bottom w:val="none" w:sz="0" w:space="0" w:color="auto"/>
                <w:right w:val="none" w:sz="0" w:space="0" w:color="auto"/>
              </w:divBdr>
            </w:div>
            <w:div w:id="1615822683">
              <w:marLeft w:val="0"/>
              <w:marRight w:val="0"/>
              <w:marTop w:val="0"/>
              <w:marBottom w:val="0"/>
              <w:divBdr>
                <w:top w:val="none" w:sz="0" w:space="0" w:color="auto"/>
                <w:left w:val="none" w:sz="0" w:space="0" w:color="auto"/>
                <w:bottom w:val="none" w:sz="0" w:space="0" w:color="auto"/>
                <w:right w:val="none" w:sz="0" w:space="0" w:color="auto"/>
              </w:divBdr>
              <w:divsChild>
                <w:div w:id="846938986">
                  <w:marLeft w:val="0"/>
                  <w:marRight w:val="0"/>
                  <w:marTop w:val="0"/>
                  <w:marBottom w:val="0"/>
                  <w:divBdr>
                    <w:top w:val="none" w:sz="0" w:space="0" w:color="auto"/>
                    <w:left w:val="none" w:sz="0" w:space="0" w:color="auto"/>
                    <w:bottom w:val="none" w:sz="0" w:space="0" w:color="auto"/>
                    <w:right w:val="none" w:sz="0" w:space="0" w:color="auto"/>
                  </w:divBdr>
                  <w:divsChild>
                    <w:div w:id="163624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07448">
      <w:bodyDiv w:val="1"/>
      <w:marLeft w:val="0"/>
      <w:marRight w:val="0"/>
      <w:marTop w:val="0"/>
      <w:marBottom w:val="0"/>
      <w:divBdr>
        <w:top w:val="none" w:sz="0" w:space="0" w:color="auto"/>
        <w:left w:val="none" w:sz="0" w:space="0" w:color="auto"/>
        <w:bottom w:val="none" w:sz="0" w:space="0" w:color="auto"/>
        <w:right w:val="none" w:sz="0" w:space="0" w:color="auto"/>
      </w:divBdr>
      <w:divsChild>
        <w:div w:id="1097168620">
          <w:marLeft w:val="0"/>
          <w:marRight w:val="0"/>
          <w:marTop w:val="0"/>
          <w:marBottom w:val="0"/>
          <w:divBdr>
            <w:top w:val="none" w:sz="0" w:space="0" w:color="auto"/>
            <w:left w:val="none" w:sz="0" w:space="0" w:color="auto"/>
            <w:bottom w:val="none" w:sz="0" w:space="0" w:color="auto"/>
            <w:right w:val="none" w:sz="0" w:space="0" w:color="auto"/>
          </w:divBdr>
        </w:div>
      </w:divsChild>
    </w:div>
    <w:div w:id="1692413056">
      <w:bodyDiv w:val="1"/>
      <w:marLeft w:val="0"/>
      <w:marRight w:val="0"/>
      <w:marTop w:val="0"/>
      <w:marBottom w:val="0"/>
      <w:divBdr>
        <w:top w:val="none" w:sz="0" w:space="0" w:color="auto"/>
        <w:left w:val="none" w:sz="0" w:space="0" w:color="auto"/>
        <w:bottom w:val="none" w:sz="0" w:space="0" w:color="auto"/>
        <w:right w:val="none" w:sz="0" w:space="0" w:color="auto"/>
      </w:divBdr>
      <w:divsChild>
        <w:div w:id="559559756">
          <w:marLeft w:val="0"/>
          <w:marRight w:val="0"/>
          <w:marTop w:val="0"/>
          <w:marBottom w:val="0"/>
          <w:divBdr>
            <w:top w:val="none" w:sz="0" w:space="0" w:color="auto"/>
            <w:left w:val="none" w:sz="0" w:space="0" w:color="auto"/>
            <w:bottom w:val="none" w:sz="0" w:space="0" w:color="auto"/>
            <w:right w:val="none" w:sz="0" w:space="0" w:color="auto"/>
          </w:divBdr>
        </w:div>
      </w:divsChild>
    </w:div>
    <w:div w:id="1704744935">
      <w:bodyDiv w:val="1"/>
      <w:marLeft w:val="0"/>
      <w:marRight w:val="0"/>
      <w:marTop w:val="0"/>
      <w:marBottom w:val="0"/>
      <w:divBdr>
        <w:top w:val="none" w:sz="0" w:space="0" w:color="auto"/>
        <w:left w:val="none" w:sz="0" w:space="0" w:color="auto"/>
        <w:bottom w:val="none" w:sz="0" w:space="0" w:color="auto"/>
        <w:right w:val="none" w:sz="0" w:space="0" w:color="auto"/>
      </w:divBdr>
    </w:div>
    <w:div w:id="1706826957">
      <w:bodyDiv w:val="1"/>
      <w:marLeft w:val="0"/>
      <w:marRight w:val="0"/>
      <w:marTop w:val="0"/>
      <w:marBottom w:val="0"/>
      <w:divBdr>
        <w:top w:val="none" w:sz="0" w:space="0" w:color="auto"/>
        <w:left w:val="none" w:sz="0" w:space="0" w:color="auto"/>
        <w:bottom w:val="none" w:sz="0" w:space="0" w:color="auto"/>
        <w:right w:val="none" w:sz="0" w:space="0" w:color="auto"/>
      </w:divBdr>
      <w:divsChild>
        <w:div w:id="784933633">
          <w:marLeft w:val="0"/>
          <w:marRight w:val="0"/>
          <w:marTop w:val="0"/>
          <w:marBottom w:val="0"/>
          <w:divBdr>
            <w:top w:val="none" w:sz="0" w:space="0" w:color="auto"/>
            <w:left w:val="none" w:sz="0" w:space="0" w:color="auto"/>
            <w:bottom w:val="none" w:sz="0" w:space="0" w:color="auto"/>
            <w:right w:val="none" w:sz="0" w:space="0" w:color="auto"/>
          </w:divBdr>
        </w:div>
      </w:divsChild>
    </w:div>
    <w:div w:id="1720548801">
      <w:bodyDiv w:val="1"/>
      <w:marLeft w:val="0"/>
      <w:marRight w:val="0"/>
      <w:marTop w:val="0"/>
      <w:marBottom w:val="0"/>
      <w:divBdr>
        <w:top w:val="none" w:sz="0" w:space="0" w:color="auto"/>
        <w:left w:val="none" w:sz="0" w:space="0" w:color="auto"/>
        <w:bottom w:val="none" w:sz="0" w:space="0" w:color="auto"/>
        <w:right w:val="none" w:sz="0" w:space="0" w:color="auto"/>
      </w:divBdr>
      <w:divsChild>
        <w:div w:id="10224246">
          <w:marLeft w:val="0"/>
          <w:marRight w:val="0"/>
          <w:marTop w:val="0"/>
          <w:marBottom w:val="0"/>
          <w:divBdr>
            <w:top w:val="none" w:sz="0" w:space="0" w:color="auto"/>
            <w:left w:val="none" w:sz="0" w:space="0" w:color="auto"/>
            <w:bottom w:val="none" w:sz="0" w:space="0" w:color="auto"/>
            <w:right w:val="none" w:sz="0" w:space="0" w:color="auto"/>
          </w:divBdr>
        </w:div>
      </w:divsChild>
    </w:div>
    <w:div w:id="1729183303">
      <w:bodyDiv w:val="1"/>
      <w:marLeft w:val="0"/>
      <w:marRight w:val="0"/>
      <w:marTop w:val="0"/>
      <w:marBottom w:val="0"/>
      <w:divBdr>
        <w:top w:val="none" w:sz="0" w:space="0" w:color="auto"/>
        <w:left w:val="none" w:sz="0" w:space="0" w:color="auto"/>
        <w:bottom w:val="none" w:sz="0" w:space="0" w:color="auto"/>
        <w:right w:val="none" w:sz="0" w:space="0" w:color="auto"/>
      </w:divBdr>
      <w:divsChild>
        <w:div w:id="926230747">
          <w:marLeft w:val="0"/>
          <w:marRight w:val="0"/>
          <w:marTop w:val="0"/>
          <w:marBottom w:val="0"/>
          <w:divBdr>
            <w:top w:val="none" w:sz="0" w:space="0" w:color="auto"/>
            <w:left w:val="none" w:sz="0" w:space="0" w:color="auto"/>
            <w:bottom w:val="none" w:sz="0" w:space="0" w:color="auto"/>
            <w:right w:val="none" w:sz="0" w:space="0" w:color="auto"/>
          </w:divBdr>
        </w:div>
      </w:divsChild>
    </w:div>
    <w:div w:id="1750809307">
      <w:bodyDiv w:val="1"/>
      <w:marLeft w:val="0"/>
      <w:marRight w:val="0"/>
      <w:marTop w:val="0"/>
      <w:marBottom w:val="0"/>
      <w:divBdr>
        <w:top w:val="none" w:sz="0" w:space="0" w:color="auto"/>
        <w:left w:val="none" w:sz="0" w:space="0" w:color="auto"/>
        <w:bottom w:val="none" w:sz="0" w:space="0" w:color="auto"/>
        <w:right w:val="none" w:sz="0" w:space="0" w:color="auto"/>
      </w:divBdr>
      <w:divsChild>
        <w:div w:id="1799835820">
          <w:marLeft w:val="0"/>
          <w:marRight w:val="0"/>
          <w:marTop w:val="0"/>
          <w:marBottom w:val="0"/>
          <w:divBdr>
            <w:top w:val="none" w:sz="0" w:space="0" w:color="auto"/>
            <w:left w:val="none" w:sz="0" w:space="0" w:color="auto"/>
            <w:bottom w:val="none" w:sz="0" w:space="0" w:color="auto"/>
            <w:right w:val="none" w:sz="0" w:space="0" w:color="auto"/>
          </w:divBdr>
        </w:div>
      </w:divsChild>
    </w:div>
    <w:div w:id="1764453063">
      <w:bodyDiv w:val="1"/>
      <w:marLeft w:val="0"/>
      <w:marRight w:val="0"/>
      <w:marTop w:val="0"/>
      <w:marBottom w:val="0"/>
      <w:divBdr>
        <w:top w:val="none" w:sz="0" w:space="0" w:color="auto"/>
        <w:left w:val="none" w:sz="0" w:space="0" w:color="auto"/>
        <w:bottom w:val="none" w:sz="0" w:space="0" w:color="auto"/>
        <w:right w:val="none" w:sz="0" w:space="0" w:color="auto"/>
      </w:divBdr>
      <w:divsChild>
        <w:div w:id="198663294">
          <w:marLeft w:val="0"/>
          <w:marRight w:val="0"/>
          <w:marTop w:val="0"/>
          <w:marBottom w:val="0"/>
          <w:divBdr>
            <w:top w:val="none" w:sz="0" w:space="0" w:color="auto"/>
            <w:left w:val="none" w:sz="0" w:space="0" w:color="auto"/>
            <w:bottom w:val="none" w:sz="0" w:space="0" w:color="auto"/>
            <w:right w:val="none" w:sz="0" w:space="0" w:color="auto"/>
          </w:divBdr>
        </w:div>
      </w:divsChild>
    </w:div>
    <w:div w:id="1789154323">
      <w:bodyDiv w:val="1"/>
      <w:marLeft w:val="0"/>
      <w:marRight w:val="0"/>
      <w:marTop w:val="0"/>
      <w:marBottom w:val="0"/>
      <w:divBdr>
        <w:top w:val="none" w:sz="0" w:space="0" w:color="auto"/>
        <w:left w:val="none" w:sz="0" w:space="0" w:color="auto"/>
        <w:bottom w:val="none" w:sz="0" w:space="0" w:color="auto"/>
        <w:right w:val="none" w:sz="0" w:space="0" w:color="auto"/>
      </w:divBdr>
      <w:divsChild>
        <w:div w:id="2076390643">
          <w:marLeft w:val="0"/>
          <w:marRight w:val="0"/>
          <w:marTop w:val="0"/>
          <w:marBottom w:val="0"/>
          <w:divBdr>
            <w:top w:val="none" w:sz="0" w:space="0" w:color="auto"/>
            <w:left w:val="none" w:sz="0" w:space="0" w:color="auto"/>
            <w:bottom w:val="none" w:sz="0" w:space="0" w:color="auto"/>
            <w:right w:val="none" w:sz="0" w:space="0" w:color="auto"/>
          </w:divBdr>
        </w:div>
      </w:divsChild>
    </w:div>
    <w:div w:id="1806115515">
      <w:bodyDiv w:val="1"/>
      <w:marLeft w:val="0"/>
      <w:marRight w:val="0"/>
      <w:marTop w:val="0"/>
      <w:marBottom w:val="0"/>
      <w:divBdr>
        <w:top w:val="none" w:sz="0" w:space="0" w:color="auto"/>
        <w:left w:val="none" w:sz="0" w:space="0" w:color="auto"/>
        <w:bottom w:val="none" w:sz="0" w:space="0" w:color="auto"/>
        <w:right w:val="none" w:sz="0" w:space="0" w:color="auto"/>
      </w:divBdr>
      <w:divsChild>
        <w:div w:id="610281374">
          <w:marLeft w:val="0"/>
          <w:marRight w:val="0"/>
          <w:marTop w:val="0"/>
          <w:marBottom w:val="0"/>
          <w:divBdr>
            <w:top w:val="none" w:sz="0" w:space="0" w:color="auto"/>
            <w:left w:val="none" w:sz="0" w:space="0" w:color="auto"/>
            <w:bottom w:val="none" w:sz="0" w:space="0" w:color="auto"/>
            <w:right w:val="none" w:sz="0" w:space="0" w:color="auto"/>
          </w:divBdr>
        </w:div>
      </w:divsChild>
    </w:div>
    <w:div w:id="1831602851">
      <w:bodyDiv w:val="1"/>
      <w:marLeft w:val="0"/>
      <w:marRight w:val="0"/>
      <w:marTop w:val="0"/>
      <w:marBottom w:val="0"/>
      <w:divBdr>
        <w:top w:val="none" w:sz="0" w:space="0" w:color="auto"/>
        <w:left w:val="none" w:sz="0" w:space="0" w:color="auto"/>
        <w:bottom w:val="none" w:sz="0" w:space="0" w:color="auto"/>
        <w:right w:val="none" w:sz="0" w:space="0" w:color="auto"/>
      </w:divBdr>
    </w:div>
    <w:div w:id="1832870054">
      <w:bodyDiv w:val="1"/>
      <w:marLeft w:val="0"/>
      <w:marRight w:val="0"/>
      <w:marTop w:val="0"/>
      <w:marBottom w:val="0"/>
      <w:divBdr>
        <w:top w:val="none" w:sz="0" w:space="0" w:color="auto"/>
        <w:left w:val="none" w:sz="0" w:space="0" w:color="auto"/>
        <w:bottom w:val="none" w:sz="0" w:space="0" w:color="auto"/>
        <w:right w:val="none" w:sz="0" w:space="0" w:color="auto"/>
      </w:divBdr>
      <w:divsChild>
        <w:div w:id="689987800">
          <w:marLeft w:val="0"/>
          <w:marRight w:val="0"/>
          <w:marTop w:val="0"/>
          <w:marBottom w:val="0"/>
          <w:divBdr>
            <w:top w:val="none" w:sz="0" w:space="0" w:color="auto"/>
            <w:left w:val="none" w:sz="0" w:space="0" w:color="auto"/>
            <w:bottom w:val="none" w:sz="0" w:space="0" w:color="auto"/>
            <w:right w:val="none" w:sz="0" w:space="0" w:color="auto"/>
          </w:divBdr>
        </w:div>
      </w:divsChild>
    </w:div>
    <w:div w:id="1833132034">
      <w:bodyDiv w:val="1"/>
      <w:marLeft w:val="0"/>
      <w:marRight w:val="0"/>
      <w:marTop w:val="0"/>
      <w:marBottom w:val="0"/>
      <w:divBdr>
        <w:top w:val="none" w:sz="0" w:space="0" w:color="auto"/>
        <w:left w:val="none" w:sz="0" w:space="0" w:color="auto"/>
        <w:bottom w:val="none" w:sz="0" w:space="0" w:color="auto"/>
        <w:right w:val="none" w:sz="0" w:space="0" w:color="auto"/>
      </w:divBdr>
      <w:divsChild>
        <w:div w:id="477844749">
          <w:marLeft w:val="0"/>
          <w:marRight w:val="0"/>
          <w:marTop w:val="0"/>
          <w:marBottom w:val="0"/>
          <w:divBdr>
            <w:top w:val="none" w:sz="0" w:space="0" w:color="auto"/>
            <w:left w:val="none" w:sz="0" w:space="0" w:color="auto"/>
            <w:bottom w:val="none" w:sz="0" w:space="0" w:color="auto"/>
            <w:right w:val="none" w:sz="0" w:space="0" w:color="auto"/>
          </w:divBdr>
        </w:div>
      </w:divsChild>
    </w:div>
    <w:div w:id="1849519470">
      <w:bodyDiv w:val="1"/>
      <w:marLeft w:val="0"/>
      <w:marRight w:val="0"/>
      <w:marTop w:val="0"/>
      <w:marBottom w:val="0"/>
      <w:divBdr>
        <w:top w:val="none" w:sz="0" w:space="0" w:color="auto"/>
        <w:left w:val="none" w:sz="0" w:space="0" w:color="auto"/>
        <w:bottom w:val="none" w:sz="0" w:space="0" w:color="auto"/>
        <w:right w:val="none" w:sz="0" w:space="0" w:color="auto"/>
      </w:divBdr>
      <w:divsChild>
        <w:div w:id="244999341">
          <w:marLeft w:val="0"/>
          <w:marRight w:val="0"/>
          <w:marTop w:val="0"/>
          <w:marBottom w:val="0"/>
          <w:divBdr>
            <w:top w:val="none" w:sz="0" w:space="0" w:color="auto"/>
            <w:left w:val="none" w:sz="0" w:space="0" w:color="auto"/>
            <w:bottom w:val="none" w:sz="0" w:space="0" w:color="auto"/>
            <w:right w:val="none" w:sz="0" w:space="0" w:color="auto"/>
          </w:divBdr>
        </w:div>
      </w:divsChild>
    </w:div>
    <w:div w:id="1852719688">
      <w:bodyDiv w:val="1"/>
      <w:marLeft w:val="0"/>
      <w:marRight w:val="0"/>
      <w:marTop w:val="0"/>
      <w:marBottom w:val="0"/>
      <w:divBdr>
        <w:top w:val="none" w:sz="0" w:space="0" w:color="auto"/>
        <w:left w:val="none" w:sz="0" w:space="0" w:color="auto"/>
        <w:bottom w:val="none" w:sz="0" w:space="0" w:color="auto"/>
        <w:right w:val="none" w:sz="0" w:space="0" w:color="auto"/>
      </w:divBdr>
      <w:divsChild>
        <w:div w:id="360666898">
          <w:marLeft w:val="0"/>
          <w:marRight w:val="0"/>
          <w:marTop w:val="0"/>
          <w:marBottom w:val="0"/>
          <w:divBdr>
            <w:top w:val="none" w:sz="0" w:space="0" w:color="auto"/>
            <w:left w:val="none" w:sz="0" w:space="0" w:color="auto"/>
            <w:bottom w:val="none" w:sz="0" w:space="0" w:color="auto"/>
            <w:right w:val="none" w:sz="0" w:space="0" w:color="auto"/>
          </w:divBdr>
          <w:divsChild>
            <w:div w:id="87971168">
              <w:marLeft w:val="0"/>
              <w:marRight w:val="0"/>
              <w:marTop w:val="0"/>
              <w:marBottom w:val="0"/>
              <w:divBdr>
                <w:top w:val="none" w:sz="0" w:space="0" w:color="auto"/>
                <w:left w:val="none" w:sz="0" w:space="0" w:color="auto"/>
                <w:bottom w:val="none" w:sz="0" w:space="0" w:color="auto"/>
                <w:right w:val="none" w:sz="0" w:space="0" w:color="auto"/>
              </w:divBdr>
            </w:div>
            <w:div w:id="1546483041">
              <w:marLeft w:val="0"/>
              <w:marRight w:val="0"/>
              <w:marTop w:val="0"/>
              <w:marBottom w:val="0"/>
              <w:divBdr>
                <w:top w:val="none" w:sz="0" w:space="0" w:color="auto"/>
                <w:left w:val="none" w:sz="0" w:space="0" w:color="auto"/>
                <w:bottom w:val="none" w:sz="0" w:space="0" w:color="auto"/>
                <w:right w:val="none" w:sz="0" w:space="0" w:color="auto"/>
              </w:divBdr>
              <w:divsChild>
                <w:div w:id="1300106607">
                  <w:marLeft w:val="0"/>
                  <w:marRight w:val="0"/>
                  <w:marTop w:val="0"/>
                  <w:marBottom w:val="0"/>
                  <w:divBdr>
                    <w:top w:val="none" w:sz="0" w:space="0" w:color="auto"/>
                    <w:left w:val="none" w:sz="0" w:space="0" w:color="auto"/>
                    <w:bottom w:val="none" w:sz="0" w:space="0" w:color="auto"/>
                    <w:right w:val="none" w:sz="0" w:space="0" w:color="auto"/>
                  </w:divBdr>
                  <w:divsChild>
                    <w:div w:id="15996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36301">
      <w:bodyDiv w:val="1"/>
      <w:marLeft w:val="0"/>
      <w:marRight w:val="0"/>
      <w:marTop w:val="0"/>
      <w:marBottom w:val="0"/>
      <w:divBdr>
        <w:top w:val="none" w:sz="0" w:space="0" w:color="auto"/>
        <w:left w:val="none" w:sz="0" w:space="0" w:color="auto"/>
        <w:bottom w:val="none" w:sz="0" w:space="0" w:color="auto"/>
        <w:right w:val="none" w:sz="0" w:space="0" w:color="auto"/>
      </w:divBdr>
    </w:div>
    <w:div w:id="1874927403">
      <w:bodyDiv w:val="1"/>
      <w:marLeft w:val="0"/>
      <w:marRight w:val="0"/>
      <w:marTop w:val="0"/>
      <w:marBottom w:val="0"/>
      <w:divBdr>
        <w:top w:val="none" w:sz="0" w:space="0" w:color="auto"/>
        <w:left w:val="none" w:sz="0" w:space="0" w:color="auto"/>
        <w:bottom w:val="none" w:sz="0" w:space="0" w:color="auto"/>
        <w:right w:val="none" w:sz="0" w:space="0" w:color="auto"/>
      </w:divBdr>
    </w:div>
    <w:div w:id="1888180048">
      <w:bodyDiv w:val="1"/>
      <w:marLeft w:val="0"/>
      <w:marRight w:val="0"/>
      <w:marTop w:val="0"/>
      <w:marBottom w:val="0"/>
      <w:divBdr>
        <w:top w:val="none" w:sz="0" w:space="0" w:color="auto"/>
        <w:left w:val="none" w:sz="0" w:space="0" w:color="auto"/>
        <w:bottom w:val="none" w:sz="0" w:space="0" w:color="auto"/>
        <w:right w:val="none" w:sz="0" w:space="0" w:color="auto"/>
      </w:divBdr>
    </w:div>
    <w:div w:id="1894585637">
      <w:bodyDiv w:val="1"/>
      <w:marLeft w:val="0"/>
      <w:marRight w:val="0"/>
      <w:marTop w:val="0"/>
      <w:marBottom w:val="0"/>
      <w:divBdr>
        <w:top w:val="none" w:sz="0" w:space="0" w:color="auto"/>
        <w:left w:val="none" w:sz="0" w:space="0" w:color="auto"/>
        <w:bottom w:val="none" w:sz="0" w:space="0" w:color="auto"/>
        <w:right w:val="none" w:sz="0" w:space="0" w:color="auto"/>
      </w:divBdr>
    </w:div>
    <w:div w:id="1898079191">
      <w:bodyDiv w:val="1"/>
      <w:marLeft w:val="0"/>
      <w:marRight w:val="0"/>
      <w:marTop w:val="0"/>
      <w:marBottom w:val="0"/>
      <w:divBdr>
        <w:top w:val="none" w:sz="0" w:space="0" w:color="auto"/>
        <w:left w:val="none" w:sz="0" w:space="0" w:color="auto"/>
        <w:bottom w:val="none" w:sz="0" w:space="0" w:color="auto"/>
        <w:right w:val="none" w:sz="0" w:space="0" w:color="auto"/>
      </w:divBdr>
      <w:divsChild>
        <w:div w:id="1090002015">
          <w:marLeft w:val="0"/>
          <w:marRight w:val="0"/>
          <w:marTop w:val="0"/>
          <w:marBottom w:val="0"/>
          <w:divBdr>
            <w:top w:val="none" w:sz="0" w:space="0" w:color="auto"/>
            <w:left w:val="none" w:sz="0" w:space="0" w:color="auto"/>
            <w:bottom w:val="none" w:sz="0" w:space="0" w:color="auto"/>
            <w:right w:val="none" w:sz="0" w:space="0" w:color="auto"/>
          </w:divBdr>
        </w:div>
      </w:divsChild>
    </w:div>
    <w:div w:id="1901086917">
      <w:bodyDiv w:val="1"/>
      <w:marLeft w:val="0"/>
      <w:marRight w:val="0"/>
      <w:marTop w:val="0"/>
      <w:marBottom w:val="0"/>
      <w:divBdr>
        <w:top w:val="none" w:sz="0" w:space="0" w:color="auto"/>
        <w:left w:val="none" w:sz="0" w:space="0" w:color="auto"/>
        <w:bottom w:val="none" w:sz="0" w:space="0" w:color="auto"/>
        <w:right w:val="none" w:sz="0" w:space="0" w:color="auto"/>
      </w:divBdr>
    </w:div>
    <w:div w:id="1913854178">
      <w:bodyDiv w:val="1"/>
      <w:marLeft w:val="0"/>
      <w:marRight w:val="0"/>
      <w:marTop w:val="0"/>
      <w:marBottom w:val="0"/>
      <w:divBdr>
        <w:top w:val="none" w:sz="0" w:space="0" w:color="auto"/>
        <w:left w:val="none" w:sz="0" w:space="0" w:color="auto"/>
        <w:bottom w:val="none" w:sz="0" w:space="0" w:color="auto"/>
        <w:right w:val="none" w:sz="0" w:space="0" w:color="auto"/>
      </w:divBdr>
    </w:div>
    <w:div w:id="1926910698">
      <w:bodyDiv w:val="1"/>
      <w:marLeft w:val="0"/>
      <w:marRight w:val="0"/>
      <w:marTop w:val="0"/>
      <w:marBottom w:val="0"/>
      <w:divBdr>
        <w:top w:val="none" w:sz="0" w:space="0" w:color="auto"/>
        <w:left w:val="none" w:sz="0" w:space="0" w:color="auto"/>
        <w:bottom w:val="none" w:sz="0" w:space="0" w:color="auto"/>
        <w:right w:val="none" w:sz="0" w:space="0" w:color="auto"/>
      </w:divBdr>
      <w:divsChild>
        <w:div w:id="341784896">
          <w:marLeft w:val="0"/>
          <w:marRight w:val="0"/>
          <w:marTop w:val="0"/>
          <w:marBottom w:val="0"/>
          <w:divBdr>
            <w:top w:val="none" w:sz="0" w:space="0" w:color="auto"/>
            <w:left w:val="none" w:sz="0" w:space="0" w:color="auto"/>
            <w:bottom w:val="none" w:sz="0" w:space="0" w:color="auto"/>
            <w:right w:val="none" w:sz="0" w:space="0" w:color="auto"/>
          </w:divBdr>
        </w:div>
      </w:divsChild>
    </w:div>
    <w:div w:id="1927305733">
      <w:bodyDiv w:val="1"/>
      <w:marLeft w:val="0"/>
      <w:marRight w:val="0"/>
      <w:marTop w:val="0"/>
      <w:marBottom w:val="0"/>
      <w:divBdr>
        <w:top w:val="none" w:sz="0" w:space="0" w:color="auto"/>
        <w:left w:val="none" w:sz="0" w:space="0" w:color="auto"/>
        <w:bottom w:val="none" w:sz="0" w:space="0" w:color="auto"/>
        <w:right w:val="none" w:sz="0" w:space="0" w:color="auto"/>
      </w:divBdr>
      <w:divsChild>
        <w:div w:id="1546480050">
          <w:marLeft w:val="0"/>
          <w:marRight w:val="0"/>
          <w:marTop w:val="0"/>
          <w:marBottom w:val="0"/>
          <w:divBdr>
            <w:top w:val="none" w:sz="0" w:space="0" w:color="auto"/>
            <w:left w:val="none" w:sz="0" w:space="0" w:color="auto"/>
            <w:bottom w:val="none" w:sz="0" w:space="0" w:color="auto"/>
            <w:right w:val="none" w:sz="0" w:space="0" w:color="auto"/>
          </w:divBdr>
        </w:div>
      </w:divsChild>
    </w:div>
    <w:div w:id="1965961498">
      <w:bodyDiv w:val="1"/>
      <w:marLeft w:val="0"/>
      <w:marRight w:val="0"/>
      <w:marTop w:val="0"/>
      <w:marBottom w:val="0"/>
      <w:divBdr>
        <w:top w:val="none" w:sz="0" w:space="0" w:color="auto"/>
        <w:left w:val="none" w:sz="0" w:space="0" w:color="auto"/>
        <w:bottom w:val="none" w:sz="0" w:space="0" w:color="auto"/>
        <w:right w:val="none" w:sz="0" w:space="0" w:color="auto"/>
      </w:divBdr>
    </w:div>
    <w:div w:id="1972663096">
      <w:bodyDiv w:val="1"/>
      <w:marLeft w:val="0"/>
      <w:marRight w:val="0"/>
      <w:marTop w:val="0"/>
      <w:marBottom w:val="0"/>
      <w:divBdr>
        <w:top w:val="none" w:sz="0" w:space="0" w:color="auto"/>
        <w:left w:val="none" w:sz="0" w:space="0" w:color="auto"/>
        <w:bottom w:val="none" w:sz="0" w:space="0" w:color="auto"/>
        <w:right w:val="none" w:sz="0" w:space="0" w:color="auto"/>
      </w:divBdr>
      <w:divsChild>
        <w:div w:id="585070079">
          <w:marLeft w:val="0"/>
          <w:marRight w:val="0"/>
          <w:marTop w:val="0"/>
          <w:marBottom w:val="0"/>
          <w:divBdr>
            <w:top w:val="none" w:sz="0" w:space="0" w:color="auto"/>
            <w:left w:val="none" w:sz="0" w:space="0" w:color="auto"/>
            <w:bottom w:val="none" w:sz="0" w:space="0" w:color="auto"/>
            <w:right w:val="none" w:sz="0" w:space="0" w:color="auto"/>
          </w:divBdr>
        </w:div>
      </w:divsChild>
    </w:div>
    <w:div w:id="1973901125">
      <w:bodyDiv w:val="1"/>
      <w:marLeft w:val="0"/>
      <w:marRight w:val="0"/>
      <w:marTop w:val="0"/>
      <w:marBottom w:val="0"/>
      <w:divBdr>
        <w:top w:val="none" w:sz="0" w:space="0" w:color="auto"/>
        <w:left w:val="none" w:sz="0" w:space="0" w:color="auto"/>
        <w:bottom w:val="none" w:sz="0" w:space="0" w:color="auto"/>
        <w:right w:val="none" w:sz="0" w:space="0" w:color="auto"/>
      </w:divBdr>
      <w:divsChild>
        <w:div w:id="1889217705">
          <w:marLeft w:val="0"/>
          <w:marRight w:val="0"/>
          <w:marTop w:val="0"/>
          <w:marBottom w:val="0"/>
          <w:divBdr>
            <w:top w:val="none" w:sz="0" w:space="0" w:color="auto"/>
            <w:left w:val="none" w:sz="0" w:space="0" w:color="auto"/>
            <w:bottom w:val="none" w:sz="0" w:space="0" w:color="auto"/>
            <w:right w:val="none" w:sz="0" w:space="0" w:color="auto"/>
          </w:divBdr>
        </w:div>
      </w:divsChild>
    </w:div>
    <w:div w:id="1974023413">
      <w:bodyDiv w:val="1"/>
      <w:marLeft w:val="0"/>
      <w:marRight w:val="0"/>
      <w:marTop w:val="0"/>
      <w:marBottom w:val="0"/>
      <w:divBdr>
        <w:top w:val="none" w:sz="0" w:space="0" w:color="auto"/>
        <w:left w:val="none" w:sz="0" w:space="0" w:color="auto"/>
        <w:bottom w:val="none" w:sz="0" w:space="0" w:color="auto"/>
        <w:right w:val="none" w:sz="0" w:space="0" w:color="auto"/>
      </w:divBdr>
      <w:divsChild>
        <w:div w:id="2025473075">
          <w:marLeft w:val="0"/>
          <w:marRight w:val="0"/>
          <w:marTop w:val="0"/>
          <w:marBottom w:val="0"/>
          <w:divBdr>
            <w:top w:val="none" w:sz="0" w:space="0" w:color="auto"/>
            <w:left w:val="none" w:sz="0" w:space="0" w:color="auto"/>
            <w:bottom w:val="none" w:sz="0" w:space="0" w:color="auto"/>
            <w:right w:val="none" w:sz="0" w:space="0" w:color="auto"/>
          </w:divBdr>
        </w:div>
      </w:divsChild>
    </w:div>
    <w:div w:id="1975477918">
      <w:bodyDiv w:val="1"/>
      <w:marLeft w:val="0"/>
      <w:marRight w:val="0"/>
      <w:marTop w:val="0"/>
      <w:marBottom w:val="0"/>
      <w:divBdr>
        <w:top w:val="none" w:sz="0" w:space="0" w:color="auto"/>
        <w:left w:val="none" w:sz="0" w:space="0" w:color="auto"/>
        <w:bottom w:val="none" w:sz="0" w:space="0" w:color="auto"/>
        <w:right w:val="none" w:sz="0" w:space="0" w:color="auto"/>
      </w:divBdr>
      <w:divsChild>
        <w:div w:id="761610458">
          <w:marLeft w:val="0"/>
          <w:marRight w:val="0"/>
          <w:marTop w:val="0"/>
          <w:marBottom w:val="0"/>
          <w:divBdr>
            <w:top w:val="none" w:sz="0" w:space="0" w:color="auto"/>
            <w:left w:val="none" w:sz="0" w:space="0" w:color="auto"/>
            <w:bottom w:val="none" w:sz="0" w:space="0" w:color="auto"/>
            <w:right w:val="none" w:sz="0" w:space="0" w:color="auto"/>
          </w:divBdr>
        </w:div>
      </w:divsChild>
    </w:div>
    <w:div w:id="1980305785">
      <w:bodyDiv w:val="1"/>
      <w:marLeft w:val="0"/>
      <w:marRight w:val="0"/>
      <w:marTop w:val="0"/>
      <w:marBottom w:val="0"/>
      <w:divBdr>
        <w:top w:val="none" w:sz="0" w:space="0" w:color="auto"/>
        <w:left w:val="none" w:sz="0" w:space="0" w:color="auto"/>
        <w:bottom w:val="none" w:sz="0" w:space="0" w:color="auto"/>
        <w:right w:val="none" w:sz="0" w:space="0" w:color="auto"/>
      </w:divBdr>
      <w:divsChild>
        <w:div w:id="1587690900">
          <w:marLeft w:val="0"/>
          <w:marRight w:val="0"/>
          <w:marTop w:val="0"/>
          <w:marBottom w:val="0"/>
          <w:divBdr>
            <w:top w:val="none" w:sz="0" w:space="0" w:color="auto"/>
            <w:left w:val="none" w:sz="0" w:space="0" w:color="auto"/>
            <w:bottom w:val="none" w:sz="0" w:space="0" w:color="auto"/>
            <w:right w:val="none" w:sz="0" w:space="0" w:color="auto"/>
          </w:divBdr>
        </w:div>
      </w:divsChild>
    </w:div>
    <w:div w:id="1983148151">
      <w:bodyDiv w:val="1"/>
      <w:marLeft w:val="0"/>
      <w:marRight w:val="0"/>
      <w:marTop w:val="0"/>
      <w:marBottom w:val="0"/>
      <w:divBdr>
        <w:top w:val="none" w:sz="0" w:space="0" w:color="auto"/>
        <w:left w:val="none" w:sz="0" w:space="0" w:color="auto"/>
        <w:bottom w:val="none" w:sz="0" w:space="0" w:color="auto"/>
        <w:right w:val="none" w:sz="0" w:space="0" w:color="auto"/>
      </w:divBdr>
    </w:div>
    <w:div w:id="1986541134">
      <w:bodyDiv w:val="1"/>
      <w:marLeft w:val="0"/>
      <w:marRight w:val="0"/>
      <w:marTop w:val="0"/>
      <w:marBottom w:val="0"/>
      <w:divBdr>
        <w:top w:val="none" w:sz="0" w:space="0" w:color="auto"/>
        <w:left w:val="none" w:sz="0" w:space="0" w:color="auto"/>
        <w:bottom w:val="none" w:sz="0" w:space="0" w:color="auto"/>
        <w:right w:val="none" w:sz="0" w:space="0" w:color="auto"/>
      </w:divBdr>
    </w:div>
    <w:div w:id="1989893480">
      <w:bodyDiv w:val="1"/>
      <w:marLeft w:val="0"/>
      <w:marRight w:val="0"/>
      <w:marTop w:val="0"/>
      <w:marBottom w:val="0"/>
      <w:divBdr>
        <w:top w:val="none" w:sz="0" w:space="0" w:color="auto"/>
        <w:left w:val="none" w:sz="0" w:space="0" w:color="auto"/>
        <w:bottom w:val="none" w:sz="0" w:space="0" w:color="auto"/>
        <w:right w:val="none" w:sz="0" w:space="0" w:color="auto"/>
      </w:divBdr>
      <w:divsChild>
        <w:div w:id="1294215044">
          <w:marLeft w:val="0"/>
          <w:marRight w:val="0"/>
          <w:marTop w:val="0"/>
          <w:marBottom w:val="0"/>
          <w:divBdr>
            <w:top w:val="none" w:sz="0" w:space="0" w:color="auto"/>
            <w:left w:val="none" w:sz="0" w:space="0" w:color="auto"/>
            <w:bottom w:val="none" w:sz="0" w:space="0" w:color="auto"/>
            <w:right w:val="none" w:sz="0" w:space="0" w:color="auto"/>
          </w:divBdr>
        </w:div>
      </w:divsChild>
    </w:div>
    <w:div w:id="2025091589">
      <w:bodyDiv w:val="1"/>
      <w:marLeft w:val="0"/>
      <w:marRight w:val="0"/>
      <w:marTop w:val="0"/>
      <w:marBottom w:val="0"/>
      <w:divBdr>
        <w:top w:val="none" w:sz="0" w:space="0" w:color="auto"/>
        <w:left w:val="none" w:sz="0" w:space="0" w:color="auto"/>
        <w:bottom w:val="none" w:sz="0" w:space="0" w:color="auto"/>
        <w:right w:val="none" w:sz="0" w:space="0" w:color="auto"/>
      </w:divBdr>
      <w:divsChild>
        <w:div w:id="1686445892">
          <w:marLeft w:val="0"/>
          <w:marRight w:val="0"/>
          <w:marTop w:val="0"/>
          <w:marBottom w:val="0"/>
          <w:divBdr>
            <w:top w:val="none" w:sz="0" w:space="0" w:color="auto"/>
            <w:left w:val="none" w:sz="0" w:space="0" w:color="auto"/>
            <w:bottom w:val="none" w:sz="0" w:space="0" w:color="auto"/>
            <w:right w:val="none" w:sz="0" w:space="0" w:color="auto"/>
          </w:divBdr>
        </w:div>
      </w:divsChild>
    </w:div>
    <w:div w:id="2079204199">
      <w:bodyDiv w:val="1"/>
      <w:marLeft w:val="0"/>
      <w:marRight w:val="0"/>
      <w:marTop w:val="0"/>
      <w:marBottom w:val="0"/>
      <w:divBdr>
        <w:top w:val="none" w:sz="0" w:space="0" w:color="auto"/>
        <w:left w:val="none" w:sz="0" w:space="0" w:color="auto"/>
        <w:bottom w:val="none" w:sz="0" w:space="0" w:color="auto"/>
        <w:right w:val="none" w:sz="0" w:space="0" w:color="auto"/>
      </w:divBdr>
      <w:divsChild>
        <w:div w:id="370233196">
          <w:marLeft w:val="0"/>
          <w:marRight w:val="0"/>
          <w:marTop w:val="0"/>
          <w:marBottom w:val="0"/>
          <w:divBdr>
            <w:top w:val="none" w:sz="0" w:space="0" w:color="auto"/>
            <w:left w:val="none" w:sz="0" w:space="0" w:color="auto"/>
            <w:bottom w:val="none" w:sz="0" w:space="0" w:color="auto"/>
            <w:right w:val="none" w:sz="0" w:space="0" w:color="auto"/>
          </w:divBdr>
        </w:div>
      </w:divsChild>
    </w:div>
    <w:div w:id="2081831606">
      <w:bodyDiv w:val="1"/>
      <w:marLeft w:val="0"/>
      <w:marRight w:val="0"/>
      <w:marTop w:val="0"/>
      <w:marBottom w:val="0"/>
      <w:divBdr>
        <w:top w:val="none" w:sz="0" w:space="0" w:color="auto"/>
        <w:left w:val="none" w:sz="0" w:space="0" w:color="auto"/>
        <w:bottom w:val="none" w:sz="0" w:space="0" w:color="auto"/>
        <w:right w:val="none" w:sz="0" w:space="0" w:color="auto"/>
      </w:divBdr>
      <w:divsChild>
        <w:div w:id="919800839">
          <w:marLeft w:val="0"/>
          <w:marRight w:val="0"/>
          <w:marTop w:val="0"/>
          <w:marBottom w:val="0"/>
          <w:divBdr>
            <w:top w:val="none" w:sz="0" w:space="0" w:color="auto"/>
            <w:left w:val="none" w:sz="0" w:space="0" w:color="auto"/>
            <w:bottom w:val="none" w:sz="0" w:space="0" w:color="auto"/>
            <w:right w:val="none" w:sz="0" w:space="0" w:color="auto"/>
          </w:divBdr>
        </w:div>
      </w:divsChild>
    </w:div>
    <w:div w:id="2084066594">
      <w:bodyDiv w:val="1"/>
      <w:marLeft w:val="0"/>
      <w:marRight w:val="0"/>
      <w:marTop w:val="0"/>
      <w:marBottom w:val="0"/>
      <w:divBdr>
        <w:top w:val="none" w:sz="0" w:space="0" w:color="auto"/>
        <w:left w:val="none" w:sz="0" w:space="0" w:color="auto"/>
        <w:bottom w:val="none" w:sz="0" w:space="0" w:color="auto"/>
        <w:right w:val="none" w:sz="0" w:space="0" w:color="auto"/>
      </w:divBdr>
    </w:div>
    <w:div w:id="2084840017">
      <w:bodyDiv w:val="1"/>
      <w:marLeft w:val="0"/>
      <w:marRight w:val="0"/>
      <w:marTop w:val="0"/>
      <w:marBottom w:val="0"/>
      <w:divBdr>
        <w:top w:val="none" w:sz="0" w:space="0" w:color="auto"/>
        <w:left w:val="none" w:sz="0" w:space="0" w:color="auto"/>
        <w:bottom w:val="none" w:sz="0" w:space="0" w:color="auto"/>
        <w:right w:val="none" w:sz="0" w:space="0" w:color="auto"/>
      </w:divBdr>
      <w:divsChild>
        <w:div w:id="1191333737">
          <w:marLeft w:val="0"/>
          <w:marRight w:val="0"/>
          <w:marTop w:val="0"/>
          <w:marBottom w:val="0"/>
          <w:divBdr>
            <w:top w:val="none" w:sz="0" w:space="0" w:color="auto"/>
            <w:left w:val="none" w:sz="0" w:space="0" w:color="auto"/>
            <w:bottom w:val="none" w:sz="0" w:space="0" w:color="auto"/>
            <w:right w:val="none" w:sz="0" w:space="0" w:color="auto"/>
          </w:divBdr>
        </w:div>
      </w:divsChild>
    </w:div>
    <w:div w:id="2094159105">
      <w:bodyDiv w:val="1"/>
      <w:marLeft w:val="0"/>
      <w:marRight w:val="0"/>
      <w:marTop w:val="0"/>
      <w:marBottom w:val="0"/>
      <w:divBdr>
        <w:top w:val="none" w:sz="0" w:space="0" w:color="auto"/>
        <w:left w:val="none" w:sz="0" w:space="0" w:color="auto"/>
        <w:bottom w:val="none" w:sz="0" w:space="0" w:color="auto"/>
        <w:right w:val="none" w:sz="0" w:space="0" w:color="auto"/>
      </w:divBdr>
      <w:divsChild>
        <w:div w:id="1389499260">
          <w:marLeft w:val="0"/>
          <w:marRight w:val="0"/>
          <w:marTop w:val="0"/>
          <w:marBottom w:val="0"/>
          <w:divBdr>
            <w:top w:val="none" w:sz="0" w:space="0" w:color="auto"/>
            <w:left w:val="none" w:sz="0" w:space="0" w:color="auto"/>
            <w:bottom w:val="none" w:sz="0" w:space="0" w:color="auto"/>
            <w:right w:val="none" w:sz="0" w:space="0" w:color="auto"/>
          </w:divBdr>
        </w:div>
      </w:divsChild>
    </w:div>
    <w:div w:id="2131170935">
      <w:bodyDiv w:val="1"/>
      <w:marLeft w:val="0"/>
      <w:marRight w:val="0"/>
      <w:marTop w:val="0"/>
      <w:marBottom w:val="0"/>
      <w:divBdr>
        <w:top w:val="none" w:sz="0" w:space="0" w:color="auto"/>
        <w:left w:val="none" w:sz="0" w:space="0" w:color="auto"/>
        <w:bottom w:val="none" w:sz="0" w:space="0" w:color="auto"/>
        <w:right w:val="none" w:sz="0" w:space="0" w:color="auto"/>
      </w:divBdr>
      <w:divsChild>
        <w:div w:id="615210003">
          <w:marLeft w:val="0"/>
          <w:marRight w:val="0"/>
          <w:marTop w:val="0"/>
          <w:marBottom w:val="0"/>
          <w:divBdr>
            <w:top w:val="none" w:sz="0" w:space="0" w:color="auto"/>
            <w:left w:val="none" w:sz="0" w:space="0" w:color="auto"/>
            <w:bottom w:val="none" w:sz="0" w:space="0" w:color="auto"/>
            <w:right w:val="none" w:sz="0" w:space="0" w:color="auto"/>
          </w:divBdr>
          <w:divsChild>
            <w:div w:id="1669866042">
              <w:marLeft w:val="0"/>
              <w:marRight w:val="0"/>
              <w:marTop w:val="0"/>
              <w:marBottom w:val="0"/>
              <w:divBdr>
                <w:top w:val="none" w:sz="0" w:space="0" w:color="auto"/>
                <w:left w:val="none" w:sz="0" w:space="0" w:color="auto"/>
                <w:bottom w:val="none" w:sz="0" w:space="0" w:color="auto"/>
                <w:right w:val="none" w:sz="0" w:space="0" w:color="auto"/>
              </w:divBdr>
              <w:divsChild>
                <w:div w:id="1531795214">
                  <w:marLeft w:val="0"/>
                  <w:marRight w:val="0"/>
                  <w:marTop w:val="0"/>
                  <w:marBottom w:val="0"/>
                  <w:divBdr>
                    <w:top w:val="none" w:sz="0" w:space="0" w:color="auto"/>
                    <w:left w:val="none" w:sz="0" w:space="0" w:color="auto"/>
                    <w:bottom w:val="none" w:sz="0" w:space="0" w:color="auto"/>
                    <w:right w:val="none" w:sz="0" w:space="0" w:color="auto"/>
                  </w:divBdr>
                  <w:divsChild>
                    <w:div w:id="707610131">
                      <w:marLeft w:val="0"/>
                      <w:marRight w:val="0"/>
                      <w:marTop w:val="0"/>
                      <w:marBottom w:val="0"/>
                      <w:divBdr>
                        <w:top w:val="none" w:sz="0" w:space="0" w:color="auto"/>
                        <w:left w:val="none" w:sz="0" w:space="0" w:color="auto"/>
                        <w:bottom w:val="none" w:sz="0" w:space="0" w:color="auto"/>
                        <w:right w:val="none" w:sz="0" w:space="0" w:color="auto"/>
                      </w:divBdr>
                      <w:divsChild>
                        <w:div w:id="1859612267">
                          <w:marLeft w:val="0"/>
                          <w:marRight w:val="0"/>
                          <w:marTop w:val="0"/>
                          <w:marBottom w:val="0"/>
                          <w:divBdr>
                            <w:top w:val="none" w:sz="0" w:space="0" w:color="auto"/>
                            <w:left w:val="none" w:sz="0" w:space="0" w:color="auto"/>
                            <w:bottom w:val="none" w:sz="0" w:space="0" w:color="auto"/>
                            <w:right w:val="none" w:sz="0" w:space="0" w:color="auto"/>
                          </w:divBdr>
                          <w:divsChild>
                            <w:div w:id="1534077511">
                              <w:marLeft w:val="0"/>
                              <w:marRight w:val="0"/>
                              <w:marTop w:val="0"/>
                              <w:marBottom w:val="0"/>
                              <w:divBdr>
                                <w:top w:val="single" w:sz="6" w:space="0" w:color="auto"/>
                                <w:left w:val="single" w:sz="6" w:space="0" w:color="auto"/>
                                <w:bottom w:val="single" w:sz="6" w:space="0" w:color="auto"/>
                                <w:right w:val="single" w:sz="6" w:space="0" w:color="auto"/>
                              </w:divBdr>
                              <w:divsChild>
                                <w:div w:id="599989396">
                                  <w:marLeft w:val="0"/>
                                  <w:marRight w:val="0"/>
                                  <w:marTop w:val="0"/>
                                  <w:marBottom w:val="0"/>
                                  <w:divBdr>
                                    <w:top w:val="none" w:sz="0" w:space="0" w:color="auto"/>
                                    <w:left w:val="none" w:sz="0" w:space="0" w:color="auto"/>
                                    <w:bottom w:val="none" w:sz="0" w:space="0" w:color="auto"/>
                                    <w:right w:val="none" w:sz="0" w:space="0" w:color="auto"/>
                                  </w:divBdr>
                                  <w:divsChild>
                                    <w:div w:id="7717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654972">
          <w:marLeft w:val="0"/>
          <w:marRight w:val="0"/>
          <w:marTop w:val="0"/>
          <w:marBottom w:val="0"/>
          <w:divBdr>
            <w:top w:val="none" w:sz="0" w:space="0" w:color="auto"/>
            <w:left w:val="none" w:sz="0" w:space="0" w:color="auto"/>
            <w:bottom w:val="none" w:sz="0" w:space="0" w:color="auto"/>
            <w:right w:val="none" w:sz="0" w:space="0" w:color="auto"/>
          </w:divBdr>
        </w:div>
      </w:divsChild>
    </w:div>
    <w:div w:id="2138335843">
      <w:bodyDiv w:val="1"/>
      <w:marLeft w:val="0"/>
      <w:marRight w:val="0"/>
      <w:marTop w:val="0"/>
      <w:marBottom w:val="0"/>
      <w:divBdr>
        <w:top w:val="none" w:sz="0" w:space="0" w:color="auto"/>
        <w:left w:val="none" w:sz="0" w:space="0" w:color="auto"/>
        <w:bottom w:val="none" w:sz="0" w:space="0" w:color="auto"/>
        <w:right w:val="none" w:sz="0" w:space="0" w:color="auto"/>
      </w:divBdr>
    </w:div>
    <w:div w:id="2140956424">
      <w:bodyDiv w:val="1"/>
      <w:marLeft w:val="0"/>
      <w:marRight w:val="0"/>
      <w:marTop w:val="0"/>
      <w:marBottom w:val="0"/>
      <w:divBdr>
        <w:top w:val="none" w:sz="0" w:space="0" w:color="auto"/>
        <w:left w:val="none" w:sz="0" w:space="0" w:color="auto"/>
        <w:bottom w:val="none" w:sz="0" w:space="0" w:color="auto"/>
        <w:right w:val="none" w:sz="0" w:space="0" w:color="auto"/>
      </w:divBdr>
      <w:divsChild>
        <w:div w:id="17145803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docs.github.com/en/get-started/writing-on-github/getting-started-with-writing-and-formatting-on-github/basic-writing-and-formatting-syntax" TargetMode="External"/><Relationship Id="rId47" Type="http://schemas.openxmlformats.org/officeDocument/2006/relationships/image" Target="media/image32.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1.png"/><Relationship Id="rId16" Type="http://schemas.openxmlformats.org/officeDocument/2006/relationships/image" Target="media/image8.png"/><Relationship Id="rId11" Type="http://schemas.openxmlformats.org/officeDocument/2006/relationships/hyperlink" Target="https://docs.github.com/get-started/quickstart/github-glossary" TargetMode="External"/><Relationship Id="rId32" Type="http://schemas.openxmlformats.org/officeDocument/2006/relationships/hyperlink" Target="https://docs.github.com/en/pull-requests/collaborating-with-pull-requests/incorporating-changes-from-a-pull-request/merging-a-pull-request" TargetMode="External"/><Relationship Id="rId37" Type="http://schemas.openxmlformats.org/officeDocument/2006/relationships/image" Target="media/image26.png"/><Relationship Id="rId53" Type="http://schemas.openxmlformats.org/officeDocument/2006/relationships/image" Target="media/image35.png"/><Relationship Id="rId58" Type="http://schemas.openxmlformats.org/officeDocument/2006/relationships/hyperlink" Target="https://myoctocat.com/assets/images/base-octocat.svg" TargetMode="External"/><Relationship Id="rId74" Type="http://schemas.openxmlformats.org/officeDocument/2006/relationships/image" Target="media/image52.png"/><Relationship Id="rId79" Type="http://schemas.openxmlformats.org/officeDocument/2006/relationships/image" Target="media/image56.png"/><Relationship Id="rId5" Type="http://schemas.openxmlformats.org/officeDocument/2006/relationships/footnotes" Target="footnote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github.com/en/get-started/quickstart/github-glossary" TargetMode="External"/><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hyperlink" Target="https://docs.github.com/en/get-started/writing-on-github/getting-started-with-writing-and-formatting-on-github/basic-writing-and-formatting-syntax" TargetMode="External"/><Relationship Id="rId56" Type="http://schemas.openxmlformats.org/officeDocument/2006/relationships/image" Target="media/image37.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2.png"/><Relationship Id="rId51" Type="http://schemas.openxmlformats.org/officeDocument/2006/relationships/hyperlink" Target="https://docs.github.com/en/get-started/writing-on-github/getting-started-with-writing-and-formatting-on-github/basic-writing-and-formatting-syntax" TargetMode="External"/><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hyperlink" Target="https://docs.github.com/en/repositories/creating-and-managing-repositories/about-repositori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hyperlink" Target="https://docs.github.com/en/get-started/writing-on-github/getting-started-with-writing-and-formatting-on-github/basic-writing-and-formatting-syntax" TargetMode="External"/><Relationship Id="rId46" Type="http://schemas.openxmlformats.org/officeDocument/2006/relationships/hyperlink" Target="https://docs.github.com/en/get-started/writing-on-github/getting-started-with-writing-and-formatting-on-github/basic-writing-and-formatting-syntax" TargetMode="External"/><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36.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hyperlink" Target="https://docs.github.com/en/get-started/writing-on-github/getting-started-with-writing-and-formatting-on-github/basic-writing-and-formatting-syntax" TargetMode="External"/><Relationship Id="rId10" Type="http://schemas.openxmlformats.org/officeDocument/2006/relationships/image" Target="media/image4.png"/><Relationship Id="rId31" Type="http://schemas.openxmlformats.org/officeDocument/2006/relationships/hyperlink" Target="https://docs.github.com/en/get-started/quickstart/github-glossary" TargetMode="External"/><Relationship Id="rId44" Type="http://schemas.openxmlformats.org/officeDocument/2006/relationships/hyperlink" Target="https://docs.github.com/en/get-started/writing-on-github/getting-started-with-writing-and-formatting-on-github/basic-writing-and-formatting-syntax" TargetMode="External"/><Relationship Id="rId52" Type="http://schemas.openxmlformats.org/officeDocument/2006/relationships/hyperlink" Target="https://code.visualstudio.com/" TargetMode="External"/><Relationship Id="rId60" Type="http://schemas.openxmlformats.org/officeDocument/2006/relationships/hyperlink" Target="https://git-scm.com/downloads" TargetMode="External"/><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yperlink" Target="https://github.com/Abeeha-Sattar/SCD.git" TargetMode="External"/><Relationship Id="rId81" Type="http://schemas.openxmlformats.org/officeDocument/2006/relationships/image" Target="media/image58.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s://docs.github.com/en/get-started/writing-on-github/getting-started-with-writing-and-formatting-on-github/basic-writing-and-formatting-syntax" TargetMode="External"/><Relationship Id="rId76" Type="http://schemas.openxmlformats.org/officeDocument/2006/relationships/image" Target="media/image54.png"/><Relationship Id="rId7" Type="http://schemas.openxmlformats.org/officeDocument/2006/relationships/image" Target="media/image1.jpg"/><Relationship Id="rId71"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1.png"/><Relationship Id="rId66" Type="http://schemas.openxmlformats.org/officeDocument/2006/relationships/image" Target="media/image44.png"/><Relationship Id="rId87" Type="http://schemas.openxmlformats.org/officeDocument/2006/relationships/theme" Target="theme/theme1.xml"/><Relationship Id="rId61" Type="http://schemas.openxmlformats.org/officeDocument/2006/relationships/image" Target="media/image39.png"/><Relationship Id="rId82" Type="http://schemas.openxmlformats.org/officeDocument/2006/relationships/image" Target="media/image59.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1670</TotalTime>
  <Pages>30</Pages>
  <Words>3343</Words>
  <Characters>19057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Nida Munawar</dc:creator>
  <cp:keywords/>
  <dc:description/>
  <cp:lastModifiedBy>Yasir Yasir</cp:lastModifiedBy>
  <cp:revision>44</cp:revision>
  <dcterms:created xsi:type="dcterms:W3CDTF">2022-10-06T06:02:00Z</dcterms:created>
  <dcterms:modified xsi:type="dcterms:W3CDTF">2024-11-07T02:47:00Z</dcterms:modified>
</cp:coreProperties>
</file>